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09222" w14:textId="77777777" w:rsidR="00A03747" w:rsidRDefault="00466F82">
      <w:pPr>
        <w:spacing w:after="503" w:line="259" w:lineRule="auto"/>
        <w:ind w:left="2304" w:right="0" w:firstLine="0"/>
        <w:jc w:val="center"/>
      </w:pPr>
      <w:r>
        <w:t xml:space="preserve">  </w:t>
      </w:r>
    </w:p>
    <w:p w14:paraId="0492E5B7" w14:textId="5F693460" w:rsidR="00A03747" w:rsidRDefault="00466F82">
      <w:pPr>
        <w:spacing w:after="206"/>
        <w:ind w:right="72"/>
      </w:pPr>
      <w:r>
        <w:t xml:space="preserve">This Statement of Work (“SOW”) is entered into as of </w:t>
      </w:r>
      <w:del w:id="0" w:author="Andy Epstein" w:date="2026-06-22T14:29:00Z" w16du:dateUtc="2026-06-22T18:29:00Z">
        <w:r w:rsidDel="00852056">
          <w:delText>5</w:delText>
        </w:r>
      </w:del>
      <w:ins w:id="1" w:author="Andy Epstein" w:date="2026-06-22T14:29:00Z" w16du:dateUtc="2026-06-22T18:29:00Z">
        <w:r w:rsidR="00852056">
          <w:t>6</w:t>
        </w:r>
      </w:ins>
      <w:r>
        <w:t>/2</w:t>
      </w:r>
      <w:del w:id="2" w:author="Andy Epstein" w:date="2026-06-22T14:29:00Z" w16du:dateUtc="2026-06-22T18:29:00Z">
        <w:r w:rsidDel="00852056">
          <w:delText>4</w:delText>
        </w:r>
      </w:del>
      <w:ins w:id="3" w:author="Andy Epstein" w:date="2026-06-22T14:29:00Z" w16du:dateUtc="2026-06-22T18:29:00Z">
        <w:r w:rsidR="00852056">
          <w:t>2</w:t>
        </w:r>
      </w:ins>
      <w:r>
        <w:t xml:space="preserve">/2026 (the “SOW Effective Date”) between </w:t>
      </w:r>
      <w:r>
        <w:rPr>
          <w:b/>
          <w:u w:val="single" w:color="000000"/>
        </w:rPr>
        <w:t>Maia Edge</w:t>
      </w:r>
      <w:r>
        <w:rPr>
          <w:b/>
        </w:rPr>
        <w:t xml:space="preserve"> </w:t>
      </w:r>
      <w:r>
        <w:t xml:space="preserve">with an address at 77 South Bedford St, Suite 150, Burlington, MA 01803 (hereinafter referred to as “Customer”) and </w:t>
      </w:r>
      <w:proofErr w:type="spellStart"/>
      <w:r>
        <w:rPr>
          <w:b/>
          <w:u w:val="single" w:color="000000"/>
        </w:rPr>
        <w:t>Technium</w:t>
      </w:r>
      <w:proofErr w:type="spellEnd"/>
      <w:r>
        <w:rPr>
          <w:b/>
          <w:u w:val="single" w:color="000000"/>
        </w:rPr>
        <w:t>,</w:t>
      </w:r>
      <w:r>
        <w:rPr>
          <w:b/>
        </w:rPr>
        <w:t xml:space="preserve"> </w:t>
      </w:r>
      <w:r>
        <w:rPr>
          <w:b/>
          <w:u w:val="single" w:color="000000"/>
        </w:rPr>
        <w:t>Inc.</w:t>
      </w:r>
      <w:r>
        <w:rPr>
          <w:b/>
        </w:rPr>
        <w:t xml:space="preserve">, </w:t>
      </w:r>
      <w:r>
        <w:t>a Massachusetts corporation with an address at 400 Donald Lynch Blvd., Suite 101, Marlborough, MA 01752 (hereinafter referred to as “</w:t>
      </w:r>
      <w:proofErr w:type="spellStart"/>
      <w:r>
        <w:t>Technium</w:t>
      </w:r>
      <w:proofErr w:type="spellEnd"/>
      <w:r>
        <w:t xml:space="preserve">”). </w:t>
      </w:r>
      <w:proofErr w:type="spellStart"/>
      <w:r>
        <w:t>Technium</w:t>
      </w:r>
      <w:proofErr w:type="spellEnd"/>
      <w:r>
        <w:t xml:space="preserve"> and Customer may also be referred individually as “Party” or collectively as “Parties.” This SOW will be effective as per Contract Term, and upon execution will be incorporated into the current Master Services Agreement betwee</w:t>
      </w:r>
      <w:r>
        <w:t>n the Parties dated 2026-0</w:t>
      </w:r>
      <w:del w:id="4" w:author="Andy Epstein" w:date="2026-06-22T14:30:00Z" w16du:dateUtc="2026-06-22T18:30:00Z">
        <w:r w:rsidDel="003360AC">
          <w:delText>5</w:delText>
        </w:r>
      </w:del>
      <w:ins w:id="5" w:author="Andy Epstein" w:date="2026-06-22T14:30:00Z" w16du:dateUtc="2026-06-22T18:30:00Z">
        <w:r w:rsidR="003360AC">
          <w:t>6</w:t>
        </w:r>
      </w:ins>
      <w:r>
        <w:t>-</w:t>
      </w:r>
      <w:ins w:id="6" w:author="Andy Epstein" w:date="2026-06-22T14:30:00Z" w16du:dateUtc="2026-06-22T18:30:00Z">
        <w:r w:rsidR="003360AC">
          <w:t>16</w:t>
        </w:r>
      </w:ins>
      <w:del w:id="7" w:author="Andy Epstein" w:date="2026-06-22T14:30:00Z" w16du:dateUtc="2026-06-22T18:30:00Z">
        <w:r w:rsidDel="003360AC">
          <w:delText>24</w:delText>
        </w:r>
      </w:del>
      <w:r>
        <w:t xml:space="preserve"> (the “Master Services Agreement”). Capitalized terms used in this Agreement and not otherwise defined in this Agreement will have the same meaning as set forth in the Master Services Agreement. </w:t>
      </w:r>
    </w:p>
    <w:tbl>
      <w:tblPr>
        <w:tblStyle w:val="TableGrid"/>
        <w:tblW w:w="10929" w:type="dxa"/>
        <w:tblInd w:w="289" w:type="dxa"/>
        <w:tblCellMar>
          <w:top w:w="54" w:type="dxa"/>
          <w:left w:w="0" w:type="dxa"/>
          <w:bottom w:w="0" w:type="dxa"/>
          <w:right w:w="115" w:type="dxa"/>
        </w:tblCellMar>
        <w:tblLook w:val="04A0" w:firstRow="1" w:lastRow="0" w:firstColumn="1" w:lastColumn="0" w:noHBand="0" w:noVBand="1"/>
      </w:tblPr>
      <w:tblGrid>
        <w:gridCol w:w="63"/>
        <w:gridCol w:w="670"/>
        <w:gridCol w:w="116"/>
        <w:gridCol w:w="3436"/>
        <w:gridCol w:w="2527"/>
        <w:gridCol w:w="3992"/>
        <w:gridCol w:w="125"/>
      </w:tblGrid>
      <w:tr w:rsidR="00A03747" w14:paraId="0D0773BB" w14:textId="77777777">
        <w:trPr>
          <w:gridBefore w:val="1"/>
          <w:wBefore w:w="62" w:type="dxa"/>
          <w:trHeight w:val="281"/>
        </w:trPr>
        <w:tc>
          <w:tcPr>
            <w:tcW w:w="786" w:type="dxa"/>
            <w:gridSpan w:val="2"/>
            <w:tcBorders>
              <w:top w:val="nil"/>
              <w:left w:val="nil"/>
              <w:bottom w:val="nil"/>
              <w:right w:val="nil"/>
            </w:tcBorders>
            <w:shd w:val="clear" w:color="auto" w:fill="132D52"/>
          </w:tcPr>
          <w:p w14:paraId="12835C46" w14:textId="77777777" w:rsidR="00A03747" w:rsidRDefault="00466F82">
            <w:pPr>
              <w:spacing w:after="0" w:line="259" w:lineRule="auto"/>
              <w:ind w:left="66" w:right="0" w:firstLine="0"/>
              <w:jc w:val="left"/>
            </w:pPr>
            <w:r>
              <w:rPr>
                <w:b/>
                <w:color w:val="EBD1AC"/>
              </w:rPr>
              <w:t xml:space="preserve">1 </w:t>
            </w:r>
          </w:p>
        </w:tc>
        <w:tc>
          <w:tcPr>
            <w:tcW w:w="10143" w:type="dxa"/>
            <w:gridSpan w:val="4"/>
            <w:tcBorders>
              <w:top w:val="nil"/>
              <w:left w:val="nil"/>
              <w:bottom w:val="nil"/>
              <w:right w:val="nil"/>
            </w:tcBorders>
            <w:shd w:val="clear" w:color="auto" w:fill="132D52"/>
          </w:tcPr>
          <w:p w14:paraId="5477A526" w14:textId="77777777" w:rsidR="00A03747" w:rsidRDefault="00466F82">
            <w:pPr>
              <w:spacing w:after="0" w:line="259" w:lineRule="auto"/>
              <w:ind w:left="0" w:right="0" w:firstLine="0"/>
              <w:jc w:val="left"/>
            </w:pPr>
            <w:r>
              <w:rPr>
                <w:b/>
                <w:color w:val="EBD1AC"/>
              </w:rPr>
              <w:t>CONTACT INFORMATION</w:t>
            </w:r>
            <w:r>
              <w:rPr>
                <w:b/>
              </w:rPr>
              <w:t xml:space="preserve"> </w:t>
            </w:r>
          </w:p>
        </w:tc>
      </w:tr>
      <w:tr w:rsidR="00A03747" w14:paraId="10F9173D" w14:textId="77777777">
        <w:tblPrEx>
          <w:tblCellMar>
            <w:top w:w="32" w:type="dxa"/>
            <w:left w:w="56" w:type="dxa"/>
            <w:right w:w="67" w:type="dxa"/>
          </w:tblCellMar>
        </w:tblPrEx>
        <w:trPr>
          <w:gridAfter w:val="1"/>
          <w:wAfter w:w="127" w:type="dxa"/>
          <w:trHeight w:val="252"/>
        </w:trPr>
        <w:tc>
          <w:tcPr>
            <w:tcW w:w="4292" w:type="dxa"/>
            <w:gridSpan w:val="4"/>
            <w:tcBorders>
              <w:top w:val="single" w:sz="4" w:space="0" w:color="000000"/>
              <w:left w:val="single" w:sz="4" w:space="0" w:color="000000"/>
              <w:bottom w:val="single" w:sz="4" w:space="0" w:color="000000"/>
              <w:right w:val="single" w:sz="2" w:space="0" w:color="000000"/>
            </w:tcBorders>
            <w:shd w:val="clear" w:color="auto" w:fill="134E97"/>
          </w:tcPr>
          <w:p w14:paraId="71EF8700" w14:textId="77777777" w:rsidR="00A03747" w:rsidRDefault="00466F82">
            <w:pPr>
              <w:spacing w:after="0" w:line="259" w:lineRule="auto"/>
              <w:ind w:left="0" w:right="0" w:firstLine="0"/>
              <w:jc w:val="left"/>
            </w:pPr>
            <w:r>
              <w:rPr>
                <w:b/>
                <w:color w:val="FFFFFF"/>
              </w:rPr>
              <w:t>Name and Contact Information</w:t>
            </w:r>
            <w:r>
              <w:rPr>
                <w:b/>
              </w:rPr>
              <w:t xml:space="preserve"> </w:t>
            </w:r>
          </w:p>
        </w:tc>
        <w:tc>
          <w:tcPr>
            <w:tcW w:w="2547" w:type="dxa"/>
            <w:tcBorders>
              <w:top w:val="single" w:sz="4" w:space="0" w:color="000000"/>
              <w:left w:val="single" w:sz="2" w:space="0" w:color="000000"/>
              <w:bottom w:val="single" w:sz="4" w:space="0" w:color="000000"/>
              <w:right w:val="single" w:sz="2" w:space="0" w:color="000000"/>
            </w:tcBorders>
            <w:shd w:val="clear" w:color="auto" w:fill="134E97"/>
          </w:tcPr>
          <w:p w14:paraId="0D1B0270" w14:textId="77777777" w:rsidR="00A03747" w:rsidRDefault="00466F82">
            <w:pPr>
              <w:spacing w:after="0" w:line="259" w:lineRule="auto"/>
              <w:ind w:left="8" w:right="0" w:firstLine="0"/>
              <w:jc w:val="left"/>
            </w:pPr>
            <w:r>
              <w:rPr>
                <w:b/>
                <w:color w:val="FFFFFF"/>
              </w:rPr>
              <w:t>Role</w:t>
            </w:r>
            <w:r>
              <w:rPr>
                <w:b/>
              </w:rPr>
              <w:t xml:space="preserve"> </w:t>
            </w:r>
          </w:p>
        </w:tc>
        <w:tc>
          <w:tcPr>
            <w:tcW w:w="4025" w:type="dxa"/>
            <w:tcBorders>
              <w:top w:val="single" w:sz="4" w:space="0" w:color="000000"/>
              <w:left w:val="single" w:sz="2" w:space="0" w:color="000000"/>
              <w:bottom w:val="single" w:sz="4" w:space="0" w:color="000000"/>
              <w:right w:val="single" w:sz="4" w:space="0" w:color="000000"/>
            </w:tcBorders>
            <w:shd w:val="clear" w:color="auto" w:fill="134E97"/>
          </w:tcPr>
          <w:p w14:paraId="60394AD8" w14:textId="77777777" w:rsidR="00A03747" w:rsidRDefault="00466F82">
            <w:pPr>
              <w:spacing w:after="0" w:line="259" w:lineRule="auto"/>
              <w:ind w:left="10" w:right="0" w:firstLine="0"/>
              <w:jc w:val="left"/>
            </w:pPr>
            <w:r>
              <w:rPr>
                <w:b/>
                <w:color w:val="FFFFFF"/>
              </w:rPr>
              <w:t>Responsibilities</w:t>
            </w:r>
            <w:r>
              <w:rPr>
                <w:b/>
              </w:rPr>
              <w:t xml:space="preserve"> </w:t>
            </w:r>
          </w:p>
        </w:tc>
      </w:tr>
      <w:tr w:rsidR="00A03747" w14:paraId="667DE4E8" w14:textId="77777777">
        <w:tblPrEx>
          <w:tblCellMar>
            <w:top w:w="32" w:type="dxa"/>
            <w:left w:w="56" w:type="dxa"/>
            <w:right w:w="67" w:type="dxa"/>
          </w:tblCellMar>
        </w:tblPrEx>
        <w:trPr>
          <w:gridAfter w:val="1"/>
          <w:wAfter w:w="127" w:type="dxa"/>
          <w:trHeight w:val="1220"/>
        </w:trPr>
        <w:tc>
          <w:tcPr>
            <w:tcW w:w="4292" w:type="dxa"/>
            <w:gridSpan w:val="4"/>
            <w:tcBorders>
              <w:top w:val="single" w:sz="4" w:space="0" w:color="000000"/>
              <w:left w:val="single" w:sz="4" w:space="0" w:color="000000"/>
              <w:bottom w:val="single" w:sz="4" w:space="0" w:color="000000"/>
              <w:right w:val="single" w:sz="2" w:space="0" w:color="000000"/>
            </w:tcBorders>
          </w:tcPr>
          <w:p w14:paraId="3EFD3FAC" w14:textId="77777777" w:rsidR="00A03747" w:rsidRDefault="00466F82">
            <w:pPr>
              <w:spacing w:after="0" w:line="259" w:lineRule="auto"/>
              <w:ind w:left="0" w:right="0" w:firstLine="0"/>
              <w:jc w:val="left"/>
            </w:pPr>
            <w:proofErr w:type="spellStart"/>
            <w:r>
              <w:rPr>
                <w:b/>
              </w:rPr>
              <w:t>Technium</w:t>
            </w:r>
            <w:proofErr w:type="spellEnd"/>
            <w:r>
              <w:rPr>
                <w:b/>
              </w:rPr>
              <w:t xml:space="preserve"> Account Manager </w:t>
            </w:r>
          </w:p>
          <w:p w14:paraId="14809263" w14:textId="77777777" w:rsidR="00A03747" w:rsidRDefault="00466F82">
            <w:pPr>
              <w:spacing w:after="0" w:line="259" w:lineRule="auto"/>
              <w:ind w:left="0" w:right="0" w:firstLine="0"/>
              <w:jc w:val="left"/>
            </w:pPr>
            <w:r>
              <w:t xml:space="preserve">Name: Michael Joseph </w:t>
            </w:r>
          </w:p>
          <w:p w14:paraId="237C9ED5" w14:textId="77777777" w:rsidR="00A03747" w:rsidRDefault="00466F82">
            <w:pPr>
              <w:spacing w:after="0" w:line="259" w:lineRule="auto"/>
              <w:ind w:left="0" w:right="0" w:firstLine="0"/>
              <w:jc w:val="left"/>
            </w:pPr>
            <w:r>
              <w:t xml:space="preserve">Phone: +1 (978) 835-6193 </w:t>
            </w:r>
          </w:p>
          <w:p w14:paraId="7EE61410" w14:textId="77777777" w:rsidR="00A03747" w:rsidRDefault="00466F82">
            <w:pPr>
              <w:spacing w:after="0" w:line="259" w:lineRule="auto"/>
              <w:ind w:left="0" w:right="0" w:firstLine="0"/>
              <w:jc w:val="left"/>
            </w:pPr>
            <w:r>
              <w:t xml:space="preserve">Email: mjoseph@techniumnetworking.com </w:t>
            </w:r>
          </w:p>
        </w:tc>
        <w:tc>
          <w:tcPr>
            <w:tcW w:w="2547" w:type="dxa"/>
            <w:tcBorders>
              <w:top w:val="single" w:sz="4" w:space="0" w:color="000000"/>
              <w:left w:val="single" w:sz="2" w:space="0" w:color="000000"/>
              <w:bottom w:val="single" w:sz="4" w:space="0" w:color="000000"/>
              <w:right w:val="single" w:sz="2" w:space="0" w:color="000000"/>
            </w:tcBorders>
          </w:tcPr>
          <w:p w14:paraId="5B9C9CFA" w14:textId="77777777" w:rsidR="00A03747" w:rsidRDefault="00466F82">
            <w:pPr>
              <w:spacing w:after="0" w:line="259" w:lineRule="auto"/>
              <w:ind w:left="8" w:right="0" w:firstLine="0"/>
              <w:jc w:val="left"/>
            </w:pPr>
            <w:r>
              <w:t xml:space="preserve">Manages business relationship </w:t>
            </w:r>
          </w:p>
        </w:tc>
        <w:tc>
          <w:tcPr>
            <w:tcW w:w="4025" w:type="dxa"/>
            <w:tcBorders>
              <w:top w:val="single" w:sz="4" w:space="0" w:color="000000"/>
              <w:left w:val="single" w:sz="2" w:space="0" w:color="000000"/>
              <w:bottom w:val="single" w:sz="4" w:space="0" w:color="000000"/>
              <w:right w:val="single" w:sz="4" w:space="0" w:color="000000"/>
            </w:tcBorders>
          </w:tcPr>
          <w:p w14:paraId="223F03B4" w14:textId="77777777" w:rsidR="00A03747" w:rsidRDefault="00466F82">
            <w:pPr>
              <w:spacing w:after="0" w:line="259" w:lineRule="auto"/>
              <w:ind w:left="10" w:right="0" w:firstLine="0"/>
            </w:pPr>
            <w:r>
              <w:t xml:space="preserve">Facilitate introductions; participate </w:t>
            </w:r>
            <w:r>
              <w:t xml:space="preserve">in project meetings as requested </w:t>
            </w:r>
          </w:p>
        </w:tc>
      </w:tr>
      <w:tr w:rsidR="00A03747" w14:paraId="729C1FE2" w14:textId="77777777">
        <w:tblPrEx>
          <w:tblCellMar>
            <w:top w:w="32" w:type="dxa"/>
            <w:left w:w="56" w:type="dxa"/>
            <w:right w:w="67" w:type="dxa"/>
          </w:tblCellMar>
        </w:tblPrEx>
        <w:trPr>
          <w:gridAfter w:val="1"/>
          <w:wAfter w:w="127" w:type="dxa"/>
          <w:trHeight w:val="1214"/>
        </w:trPr>
        <w:tc>
          <w:tcPr>
            <w:tcW w:w="4292" w:type="dxa"/>
            <w:gridSpan w:val="4"/>
            <w:tcBorders>
              <w:top w:val="single" w:sz="4" w:space="0" w:color="000000"/>
              <w:left w:val="single" w:sz="4" w:space="0" w:color="000000"/>
              <w:bottom w:val="single" w:sz="4" w:space="0" w:color="000000"/>
              <w:right w:val="single" w:sz="2" w:space="0" w:color="000000"/>
            </w:tcBorders>
          </w:tcPr>
          <w:p w14:paraId="06C3944B" w14:textId="77777777" w:rsidR="00A03747" w:rsidRDefault="00466F82">
            <w:pPr>
              <w:spacing w:after="0" w:line="259" w:lineRule="auto"/>
              <w:ind w:left="0" w:right="0" w:firstLine="0"/>
              <w:jc w:val="left"/>
            </w:pPr>
            <w:proofErr w:type="spellStart"/>
            <w:r>
              <w:rPr>
                <w:b/>
              </w:rPr>
              <w:t>Technium</w:t>
            </w:r>
            <w:proofErr w:type="spellEnd"/>
            <w:r>
              <w:rPr>
                <w:b/>
              </w:rPr>
              <w:t xml:space="preserve"> Project Manager </w:t>
            </w:r>
          </w:p>
          <w:p w14:paraId="181CA5F7" w14:textId="77777777" w:rsidR="00A03747" w:rsidRDefault="00466F82">
            <w:pPr>
              <w:spacing w:after="0" w:line="259" w:lineRule="auto"/>
              <w:ind w:left="0" w:right="0" w:firstLine="0"/>
              <w:jc w:val="left"/>
            </w:pPr>
            <w:r>
              <w:t xml:space="preserve">Name: Kristyn Shaughnessy </w:t>
            </w:r>
          </w:p>
          <w:p w14:paraId="1E17A85C" w14:textId="77777777" w:rsidR="00A03747" w:rsidRDefault="00466F82">
            <w:pPr>
              <w:spacing w:after="10" w:line="225" w:lineRule="auto"/>
              <w:ind w:left="0" w:right="1654" w:firstLine="0"/>
              <w:jc w:val="left"/>
            </w:pPr>
            <w:r>
              <w:t xml:space="preserve">Phone: 339-337-0366 Email: </w:t>
            </w:r>
          </w:p>
          <w:p w14:paraId="0CA28AAC" w14:textId="77777777" w:rsidR="00A03747" w:rsidRDefault="00466F82">
            <w:pPr>
              <w:spacing w:after="0" w:line="259" w:lineRule="auto"/>
              <w:ind w:left="0" w:right="0" w:firstLine="0"/>
              <w:jc w:val="left"/>
            </w:pPr>
            <w:r>
              <w:t xml:space="preserve">kshaughnessy@techniumnetworking.com </w:t>
            </w:r>
          </w:p>
        </w:tc>
        <w:tc>
          <w:tcPr>
            <w:tcW w:w="2547" w:type="dxa"/>
            <w:tcBorders>
              <w:top w:val="single" w:sz="4" w:space="0" w:color="000000"/>
              <w:left w:val="single" w:sz="2" w:space="0" w:color="000000"/>
              <w:bottom w:val="single" w:sz="4" w:space="0" w:color="000000"/>
              <w:right w:val="single" w:sz="2" w:space="0" w:color="000000"/>
            </w:tcBorders>
          </w:tcPr>
          <w:p w14:paraId="52AE9345" w14:textId="77777777" w:rsidR="00A03747" w:rsidRDefault="00466F82">
            <w:pPr>
              <w:spacing w:after="0" w:line="239" w:lineRule="auto"/>
              <w:ind w:left="8" w:right="0" w:firstLine="0"/>
            </w:pPr>
            <w:r>
              <w:t xml:space="preserve">Manages all </w:t>
            </w:r>
            <w:proofErr w:type="spellStart"/>
            <w:r>
              <w:t>Technium</w:t>
            </w:r>
            <w:proofErr w:type="spellEnd"/>
            <w:r>
              <w:t xml:space="preserve"> aspects of the project </w:t>
            </w:r>
          </w:p>
          <w:p w14:paraId="0E548D0B" w14:textId="77777777" w:rsidR="00A03747" w:rsidRDefault="00466F82">
            <w:pPr>
              <w:spacing w:after="0" w:line="259" w:lineRule="auto"/>
              <w:ind w:left="8" w:right="0" w:firstLine="0"/>
              <w:jc w:val="left"/>
            </w:pPr>
            <w:r>
              <w:t xml:space="preserve">activities </w:t>
            </w:r>
          </w:p>
        </w:tc>
        <w:tc>
          <w:tcPr>
            <w:tcW w:w="4025" w:type="dxa"/>
            <w:tcBorders>
              <w:top w:val="single" w:sz="4" w:space="0" w:color="000000"/>
              <w:left w:val="single" w:sz="2" w:space="0" w:color="000000"/>
              <w:bottom w:val="single" w:sz="4" w:space="0" w:color="000000"/>
              <w:right w:val="single" w:sz="4" w:space="0" w:color="000000"/>
            </w:tcBorders>
          </w:tcPr>
          <w:p w14:paraId="5CB3A3B4" w14:textId="77777777" w:rsidR="00A03747" w:rsidRDefault="00466F82">
            <w:pPr>
              <w:spacing w:after="0" w:line="259" w:lineRule="auto"/>
              <w:ind w:left="10" w:right="0" w:firstLine="0"/>
            </w:pPr>
            <w:proofErr w:type="spellStart"/>
            <w:r>
              <w:t>Technium</w:t>
            </w:r>
            <w:proofErr w:type="spellEnd"/>
            <w:r>
              <w:t xml:space="preserve"> project plan development </w:t>
            </w:r>
            <w:r>
              <w:t xml:space="preserve">and management of all components </w:t>
            </w:r>
          </w:p>
        </w:tc>
      </w:tr>
      <w:tr w:rsidR="00A03747" w14:paraId="5A462768" w14:textId="77777777">
        <w:tblPrEx>
          <w:tblCellMar>
            <w:top w:w="32" w:type="dxa"/>
            <w:left w:w="56" w:type="dxa"/>
            <w:right w:w="67" w:type="dxa"/>
          </w:tblCellMar>
        </w:tblPrEx>
        <w:trPr>
          <w:gridAfter w:val="1"/>
          <w:wAfter w:w="127" w:type="dxa"/>
          <w:trHeight w:val="1454"/>
        </w:trPr>
        <w:tc>
          <w:tcPr>
            <w:tcW w:w="4292" w:type="dxa"/>
            <w:gridSpan w:val="4"/>
            <w:tcBorders>
              <w:top w:val="single" w:sz="4" w:space="0" w:color="000000"/>
              <w:left w:val="single" w:sz="4" w:space="0" w:color="000000"/>
              <w:bottom w:val="single" w:sz="4" w:space="0" w:color="000000"/>
              <w:right w:val="single" w:sz="2" w:space="0" w:color="000000"/>
            </w:tcBorders>
          </w:tcPr>
          <w:p w14:paraId="6A8005BA" w14:textId="77777777" w:rsidR="00A03747" w:rsidRDefault="00466F82">
            <w:pPr>
              <w:spacing w:after="0" w:line="259" w:lineRule="auto"/>
              <w:ind w:left="0" w:right="0" w:firstLine="0"/>
              <w:jc w:val="left"/>
            </w:pPr>
            <w:proofErr w:type="spellStart"/>
            <w:r>
              <w:rPr>
                <w:b/>
              </w:rPr>
              <w:t>Technium</w:t>
            </w:r>
            <w:proofErr w:type="spellEnd"/>
            <w:r>
              <w:rPr>
                <w:b/>
              </w:rPr>
              <w:t xml:space="preserve"> Operations Contact </w:t>
            </w:r>
          </w:p>
          <w:p w14:paraId="4C68AEAD" w14:textId="77777777" w:rsidR="00A03747" w:rsidRDefault="00466F82">
            <w:pPr>
              <w:spacing w:after="0" w:line="259" w:lineRule="auto"/>
              <w:ind w:left="0" w:right="0" w:firstLine="0"/>
              <w:jc w:val="left"/>
            </w:pPr>
            <w:r>
              <w:t xml:space="preserve">Name: Greg Denton </w:t>
            </w:r>
          </w:p>
          <w:p w14:paraId="6701F138" w14:textId="77777777" w:rsidR="00A03747" w:rsidRDefault="00466F82">
            <w:pPr>
              <w:spacing w:after="0" w:line="259" w:lineRule="auto"/>
              <w:ind w:left="0" w:right="0" w:firstLine="0"/>
              <w:jc w:val="left"/>
            </w:pPr>
            <w:r>
              <w:t xml:space="preserve">Phone: +1 (978) 595-7675 </w:t>
            </w:r>
          </w:p>
          <w:p w14:paraId="508FF165" w14:textId="77777777" w:rsidR="00A03747" w:rsidRDefault="00466F82">
            <w:pPr>
              <w:spacing w:after="0" w:line="259" w:lineRule="auto"/>
              <w:ind w:left="0" w:right="0" w:firstLine="0"/>
              <w:jc w:val="left"/>
            </w:pPr>
            <w:r>
              <w:t xml:space="preserve">Email: gdenton@techniumnetworking.com </w:t>
            </w:r>
          </w:p>
        </w:tc>
        <w:tc>
          <w:tcPr>
            <w:tcW w:w="2547" w:type="dxa"/>
            <w:tcBorders>
              <w:top w:val="single" w:sz="4" w:space="0" w:color="000000"/>
              <w:left w:val="single" w:sz="2" w:space="0" w:color="000000"/>
              <w:bottom w:val="single" w:sz="4" w:space="0" w:color="000000"/>
              <w:right w:val="single" w:sz="2" w:space="0" w:color="000000"/>
            </w:tcBorders>
          </w:tcPr>
          <w:p w14:paraId="3D2C99CA" w14:textId="77777777" w:rsidR="00A03747" w:rsidRDefault="00466F82">
            <w:pPr>
              <w:spacing w:after="0" w:line="235" w:lineRule="auto"/>
              <w:ind w:left="8" w:right="62" w:firstLine="0"/>
            </w:pPr>
            <w:r>
              <w:t xml:space="preserve">Manages all </w:t>
            </w:r>
            <w:proofErr w:type="spellStart"/>
            <w:r>
              <w:t>Technium</w:t>
            </w:r>
            <w:proofErr w:type="spellEnd"/>
            <w:r>
              <w:t xml:space="preserve"> aspects of the operations activities if Customer is supported under </w:t>
            </w:r>
            <w:proofErr w:type="spellStart"/>
            <w:r>
              <w:t>Technium</w:t>
            </w:r>
            <w:proofErr w:type="spellEnd"/>
            <w:r>
              <w:t xml:space="preserve"> Managed Services </w:t>
            </w:r>
          </w:p>
          <w:p w14:paraId="7314BC03" w14:textId="77777777" w:rsidR="00A03747" w:rsidRDefault="00466F82">
            <w:pPr>
              <w:spacing w:after="0" w:line="259" w:lineRule="auto"/>
              <w:ind w:left="8" w:right="0" w:firstLine="0"/>
              <w:jc w:val="left"/>
            </w:pPr>
            <w:r>
              <w:t xml:space="preserve">Agreement </w:t>
            </w:r>
          </w:p>
        </w:tc>
        <w:tc>
          <w:tcPr>
            <w:tcW w:w="4025" w:type="dxa"/>
            <w:tcBorders>
              <w:top w:val="single" w:sz="4" w:space="0" w:color="000000"/>
              <w:left w:val="single" w:sz="2" w:space="0" w:color="000000"/>
              <w:bottom w:val="single" w:sz="4" w:space="0" w:color="000000"/>
              <w:right w:val="single" w:sz="4" w:space="0" w:color="000000"/>
            </w:tcBorders>
          </w:tcPr>
          <w:p w14:paraId="7D7DB2ED" w14:textId="77777777" w:rsidR="00A03747" w:rsidRDefault="00466F82">
            <w:pPr>
              <w:spacing w:after="0" w:line="259" w:lineRule="auto"/>
              <w:ind w:left="10" w:right="90" w:firstLine="0"/>
            </w:pPr>
            <w:r>
              <w:t xml:space="preserve">Identify and manage Managed Services out of scope activities that would be covered under this SOW </w:t>
            </w:r>
          </w:p>
        </w:tc>
      </w:tr>
      <w:tr w:rsidR="00A03747" w14:paraId="5881120B" w14:textId="77777777">
        <w:tblPrEx>
          <w:tblCellMar>
            <w:top w:w="32" w:type="dxa"/>
            <w:left w:w="56" w:type="dxa"/>
            <w:right w:w="67" w:type="dxa"/>
          </w:tblCellMar>
        </w:tblPrEx>
        <w:trPr>
          <w:gridAfter w:val="1"/>
          <w:wAfter w:w="127" w:type="dxa"/>
          <w:trHeight w:val="974"/>
        </w:trPr>
        <w:tc>
          <w:tcPr>
            <w:tcW w:w="4292" w:type="dxa"/>
            <w:gridSpan w:val="4"/>
            <w:tcBorders>
              <w:top w:val="single" w:sz="4" w:space="0" w:color="000000"/>
              <w:left w:val="single" w:sz="4" w:space="0" w:color="000000"/>
              <w:bottom w:val="single" w:sz="4" w:space="0" w:color="000000"/>
              <w:right w:val="single" w:sz="2" w:space="0" w:color="000000"/>
            </w:tcBorders>
          </w:tcPr>
          <w:p w14:paraId="50629D9E" w14:textId="77777777" w:rsidR="00A03747" w:rsidRDefault="00466F82">
            <w:pPr>
              <w:spacing w:after="0" w:line="259" w:lineRule="auto"/>
              <w:ind w:left="0" w:right="0" w:firstLine="0"/>
              <w:jc w:val="left"/>
            </w:pPr>
            <w:r>
              <w:rPr>
                <w:b/>
              </w:rPr>
              <w:t xml:space="preserve">Customer Primary </w:t>
            </w:r>
            <w:r>
              <w:rPr>
                <w:b/>
              </w:rPr>
              <w:t xml:space="preserve">Contact </w:t>
            </w:r>
          </w:p>
          <w:p w14:paraId="72459242" w14:textId="77777777" w:rsidR="00A03747" w:rsidRDefault="00466F82">
            <w:pPr>
              <w:spacing w:after="0" w:line="259" w:lineRule="auto"/>
              <w:ind w:left="0" w:right="0" w:firstLine="0"/>
              <w:jc w:val="left"/>
            </w:pPr>
            <w:r>
              <w:t xml:space="preserve">Name: Tim Ziemer </w:t>
            </w:r>
          </w:p>
          <w:p w14:paraId="7208E256" w14:textId="77777777" w:rsidR="00A03747" w:rsidRDefault="00466F82">
            <w:pPr>
              <w:spacing w:after="0" w:line="259" w:lineRule="auto"/>
              <w:ind w:left="0" w:right="0" w:firstLine="0"/>
              <w:jc w:val="left"/>
            </w:pPr>
            <w:r>
              <w:t xml:space="preserve">Phone: 407-613-2960 </w:t>
            </w:r>
          </w:p>
          <w:p w14:paraId="59E000E4" w14:textId="77777777" w:rsidR="00A03747" w:rsidRDefault="00466F82">
            <w:pPr>
              <w:spacing w:after="0" w:line="259" w:lineRule="auto"/>
              <w:ind w:left="0" w:right="0" w:firstLine="0"/>
              <w:jc w:val="left"/>
            </w:pPr>
            <w:r>
              <w:t xml:space="preserve">Email: timziemer@maiaedge.io </w:t>
            </w:r>
          </w:p>
        </w:tc>
        <w:tc>
          <w:tcPr>
            <w:tcW w:w="2547" w:type="dxa"/>
            <w:tcBorders>
              <w:top w:val="single" w:sz="4" w:space="0" w:color="000000"/>
              <w:left w:val="single" w:sz="2" w:space="0" w:color="000000"/>
              <w:bottom w:val="single" w:sz="4" w:space="0" w:color="000000"/>
              <w:right w:val="single" w:sz="2" w:space="0" w:color="000000"/>
            </w:tcBorders>
          </w:tcPr>
          <w:p w14:paraId="018F0A37" w14:textId="77777777" w:rsidR="00A03747" w:rsidRDefault="00466F82">
            <w:pPr>
              <w:spacing w:after="0" w:line="259" w:lineRule="auto"/>
              <w:ind w:left="8" w:right="0" w:firstLine="0"/>
            </w:pPr>
            <w:r>
              <w:t xml:space="preserve">Single point of contact for all project activities </w:t>
            </w:r>
          </w:p>
        </w:tc>
        <w:tc>
          <w:tcPr>
            <w:tcW w:w="4025" w:type="dxa"/>
            <w:tcBorders>
              <w:top w:val="single" w:sz="4" w:space="0" w:color="000000"/>
              <w:left w:val="single" w:sz="2" w:space="0" w:color="000000"/>
              <w:bottom w:val="single" w:sz="4" w:space="0" w:color="000000"/>
              <w:right w:val="single" w:sz="4" w:space="0" w:color="000000"/>
            </w:tcBorders>
          </w:tcPr>
          <w:p w14:paraId="67879C39" w14:textId="77777777" w:rsidR="00A03747" w:rsidRDefault="00466F82">
            <w:pPr>
              <w:spacing w:after="0" w:line="259" w:lineRule="auto"/>
              <w:ind w:left="10" w:right="0" w:firstLine="0"/>
              <w:jc w:val="left"/>
            </w:pPr>
            <w:r>
              <w:t xml:space="preserve">Coordinate, review and accept all project deliverables </w:t>
            </w:r>
          </w:p>
        </w:tc>
      </w:tr>
      <w:tr w:rsidR="00A03747" w14:paraId="0F421723" w14:textId="77777777">
        <w:tblPrEx>
          <w:tblCellMar>
            <w:top w:w="32" w:type="dxa"/>
            <w:left w:w="56" w:type="dxa"/>
            <w:right w:w="67" w:type="dxa"/>
          </w:tblCellMar>
        </w:tblPrEx>
        <w:trPr>
          <w:gridAfter w:val="1"/>
          <w:wAfter w:w="127" w:type="dxa"/>
          <w:trHeight w:val="974"/>
        </w:trPr>
        <w:tc>
          <w:tcPr>
            <w:tcW w:w="4292" w:type="dxa"/>
            <w:gridSpan w:val="4"/>
            <w:tcBorders>
              <w:top w:val="single" w:sz="4" w:space="0" w:color="000000"/>
              <w:left w:val="single" w:sz="4" w:space="0" w:color="000000"/>
              <w:bottom w:val="single" w:sz="4" w:space="0" w:color="000000"/>
              <w:right w:val="single" w:sz="2" w:space="0" w:color="000000"/>
            </w:tcBorders>
          </w:tcPr>
          <w:p w14:paraId="6A9E2568" w14:textId="77777777" w:rsidR="00A03747" w:rsidRDefault="00466F82">
            <w:pPr>
              <w:spacing w:after="0" w:line="259" w:lineRule="auto"/>
              <w:ind w:left="3" w:right="0" w:firstLine="0"/>
              <w:jc w:val="left"/>
            </w:pPr>
            <w:r>
              <w:rPr>
                <w:b/>
              </w:rPr>
              <w:t xml:space="preserve">Customer Billing Contact </w:t>
            </w:r>
          </w:p>
          <w:p w14:paraId="500DF8D2" w14:textId="77777777" w:rsidR="00A03747" w:rsidRDefault="00466F82">
            <w:pPr>
              <w:spacing w:after="0" w:line="259" w:lineRule="auto"/>
              <w:ind w:left="3" w:right="0" w:firstLine="0"/>
              <w:jc w:val="left"/>
            </w:pPr>
            <w:r>
              <w:t xml:space="preserve">Name: </w:t>
            </w:r>
            <w:r>
              <w:t>Julie Ruhland</w:t>
            </w:r>
          </w:p>
          <w:p w14:paraId="430F7BA9" w14:textId="77777777" w:rsidR="00A03747" w:rsidRDefault="00466F82">
            <w:pPr>
              <w:spacing w:after="0" w:line="259" w:lineRule="auto"/>
              <w:ind w:left="3" w:right="0" w:firstLine="0"/>
              <w:jc w:val="left"/>
            </w:pPr>
            <w:r>
              <w:t xml:space="preserve">Phone: 407-613-2960 </w:t>
            </w:r>
          </w:p>
          <w:p w14:paraId="4407E766" w14:textId="77777777" w:rsidR="00A03747" w:rsidRDefault="00466F82">
            <w:pPr>
              <w:spacing w:after="0" w:line="259" w:lineRule="auto"/>
              <w:ind w:left="3" w:right="0" w:firstLine="0"/>
              <w:jc w:val="left"/>
            </w:pPr>
            <w:r>
              <w:t xml:space="preserve">Email: </w:t>
            </w:r>
            <w:r>
              <w:t>julieruhland</w:t>
            </w:r>
            <w:r>
              <w:t xml:space="preserve">@maiaedge.io </w:t>
            </w:r>
          </w:p>
        </w:tc>
        <w:tc>
          <w:tcPr>
            <w:tcW w:w="2547" w:type="dxa"/>
            <w:tcBorders>
              <w:top w:val="single" w:sz="4" w:space="0" w:color="000000"/>
              <w:left w:val="single" w:sz="2" w:space="0" w:color="000000"/>
              <w:bottom w:val="single" w:sz="4" w:space="0" w:color="000000"/>
              <w:right w:val="single" w:sz="2" w:space="0" w:color="000000"/>
            </w:tcBorders>
          </w:tcPr>
          <w:p w14:paraId="7E450832" w14:textId="77777777" w:rsidR="00A03747" w:rsidRDefault="00466F82">
            <w:pPr>
              <w:spacing w:after="0" w:line="259" w:lineRule="auto"/>
              <w:ind w:left="8" w:right="0" w:firstLine="0"/>
            </w:pPr>
            <w:r>
              <w:t xml:space="preserve">Single point of contact for all invoicing activities </w:t>
            </w:r>
          </w:p>
        </w:tc>
        <w:tc>
          <w:tcPr>
            <w:tcW w:w="4025" w:type="dxa"/>
            <w:tcBorders>
              <w:top w:val="single" w:sz="4" w:space="0" w:color="000000"/>
              <w:left w:val="single" w:sz="2" w:space="0" w:color="000000"/>
              <w:bottom w:val="single" w:sz="4" w:space="0" w:color="000000"/>
              <w:right w:val="single" w:sz="4" w:space="0" w:color="000000"/>
            </w:tcBorders>
          </w:tcPr>
          <w:p w14:paraId="395865B1" w14:textId="77777777" w:rsidR="00A03747" w:rsidRDefault="00466F82">
            <w:pPr>
              <w:spacing w:after="0" w:line="259" w:lineRule="auto"/>
              <w:ind w:left="10" w:right="0" w:firstLine="0"/>
              <w:jc w:val="left"/>
            </w:pPr>
            <w:r>
              <w:t xml:space="preserve">Receive, review and pay invoices </w:t>
            </w:r>
          </w:p>
        </w:tc>
      </w:tr>
      <w:tr w:rsidR="00A03747" w14:paraId="1860C19A" w14:textId="77777777">
        <w:tblPrEx>
          <w:tblCellMar>
            <w:top w:w="50" w:type="dxa"/>
            <w:left w:w="66" w:type="dxa"/>
          </w:tblCellMar>
        </w:tblPrEx>
        <w:trPr>
          <w:gridBefore w:val="1"/>
          <w:wBefore w:w="62" w:type="dxa"/>
          <w:trHeight w:val="281"/>
        </w:trPr>
        <w:tc>
          <w:tcPr>
            <w:tcW w:w="670" w:type="dxa"/>
            <w:tcBorders>
              <w:top w:val="nil"/>
              <w:left w:val="nil"/>
              <w:bottom w:val="nil"/>
              <w:right w:val="nil"/>
            </w:tcBorders>
            <w:shd w:val="clear" w:color="auto" w:fill="132D52"/>
          </w:tcPr>
          <w:p w14:paraId="757E5967" w14:textId="77777777" w:rsidR="00A03747" w:rsidRDefault="00466F82">
            <w:pPr>
              <w:spacing w:after="0" w:line="259" w:lineRule="auto"/>
              <w:ind w:left="0" w:right="0" w:firstLine="0"/>
              <w:jc w:val="left"/>
            </w:pPr>
            <w:r>
              <w:rPr>
                <w:b/>
                <w:color w:val="EBD1AC"/>
              </w:rPr>
              <w:t xml:space="preserve">2 </w:t>
            </w:r>
          </w:p>
        </w:tc>
        <w:tc>
          <w:tcPr>
            <w:tcW w:w="10259" w:type="dxa"/>
            <w:gridSpan w:val="5"/>
            <w:tcBorders>
              <w:top w:val="nil"/>
              <w:left w:val="nil"/>
              <w:bottom w:val="nil"/>
              <w:right w:val="nil"/>
            </w:tcBorders>
            <w:shd w:val="clear" w:color="auto" w:fill="132D52"/>
          </w:tcPr>
          <w:p w14:paraId="0B38AD65" w14:textId="77777777" w:rsidR="00A03747" w:rsidRDefault="00466F82">
            <w:pPr>
              <w:spacing w:after="0" w:line="259" w:lineRule="auto"/>
              <w:ind w:left="50" w:right="0" w:firstLine="0"/>
              <w:jc w:val="left"/>
            </w:pPr>
            <w:r>
              <w:rPr>
                <w:b/>
                <w:color w:val="EBD1AC"/>
              </w:rPr>
              <w:t>PRICING</w:t>
            </w:r>
            <w:r>
              <w:rPr>
                <w:b/>
              </w:rPr>
              <w:t xml:space="preserve"> </w:t>
            </w:r>
          </w:p>
        </w:tc>
      </w:tr>
    </w:tbl>
    <w:p w14:paraId="52EFF67A" w14:textId="74644915" w:rsidR="00A03747" w:rsidRDefault="00466F82">
      <w:pPr>
        <w:ind w:left="368" w:right="72"/>
      </w:pPr>
      <w:r>
        <w:t xml:space="preserve">For the Services performed under this SOW, the Customer agrees to pay </w:t>
      </w:r>
      <w:proofErr w:type="spellStart"/>
      <w:r>
        <w:t>Technium</w:t>
      </w:r>
      <w:proofErr w:type="spellEnd"/>
      <w:r>
        <w:t xml:space="preserve"> an hourly rate of </w:t>
      </w:r>
      <w:r>
        <w:rPr>
          <w:b/>
        </w:rPr>
        <w:t xml:space="preserve">$250.00 </w:t>
      </w:r>
      <w:r>
        <w:t xml:space="preserve">(the “Fee”), not to exceed the total price of </w:t>
      </w:r>
      <w:r>
        <w:rPr>
          <w:b/>
        </w:rPr>
        <w:t xml:space="preserve">$12,000.00, </w:t>
      </w:r>
      <w:r>
        <w:t xml:space="preserve">billed in 15-minute increments, for all work performed. Customer will be billed on a monthly basis. </w:t>
      </w:r>
      <w:ins w:id="8" w:author="Andy Epstein" w:date="2026-06-22T14:30:00Z" w16du:dateUtc="2026-06-22T18:30:00Z">
        <w:r w:rsidR="003360AC">
          <w:t xml:space="preserve">Invoices will be itemized to include </w:t>
        </w:r>
        <w:r w:rsidR="00FD3DF4">
          <w:t>the names</w:t>
        </w:r>
      </w:ins>
      <w:ins w:id="9" w:author="Andy Epstein" w:date="2026-06-22T14:31:00Z" w16du:dateUtc="2026-06-22T18:31:00Z">
        <w:r w:rsidR="00FD3DF4">
          <w:t xml:space="preserve">, </w:t>
        </w:r>
      </w:ins>
      <w:ins w:id="10" w:author="Andy Epstein" w:date="2026-06-22T14:30:00Z" w16du:dateUtc="2026-06-22T18:30:00Z">
        <w:r w:rsidR="00FD3DF4">
          <w:t xml:space="preserve">titles </w:t>
        </w:r>
      </w:ins>
      <w:ins w:id="11" w:author="Andy Epstein" w:date="2026-06-22T14:31:00Z" w16du:dateUtc="2026-06-22T18:31:00Z">
        <w:r w:rsidR="00FD3DF4">
          <w:t xml:space="preserve">and rates </w:t>
        </w:r>
      </w:ins>
      <w:ins w:id="12" w:author="Andy Epstein" w:date="2026-06-22T14:30:00Z" w16du:dateUtc="2026-06-22T18:30:00Z">
        <w:r w:rsidR="00FD3DF4">
          <w:t xml:space="preserve">of the </w:t>
        </w:r>
      </w:ins>
      <w:ins w:id="13" w:author="Andy Epstein" w:date="2026-06-22T14:31:00Z" w16du:dateUtc="2026-06-22T18:31:00Z">
        <w:r w:rsidR="00FD3DF4">
          <w:t xml:space="preserve">applicable </w:t>
        </w:r>
      </w:ins>
      <w:ins w:id="14" w:author="Andy Epstein" w:date="2026-06-22T14:30:00Z" w16du:dateUtc="2026-06-22T18:30:00Z">
        <w:r w:rsidR="00FD3DF4">
          <w:t xml:space="preserve">resources and tasks performed.  </w:t>
        </w:r>
      </w:ins>
      <w:r>
        <w:t>A burn report will be provided by PMO to ensure transparency. Additional 10 hour blocks may be incorporated into this flex agreement through non-signature methods such as email confirmation.</w:t>
      </w:r>
    </w:p>
    <w:p w14:paraId="5ACF95BD" w14:textId="77777777" w:rsidR="00A03747" w:rsidRDefault="00466F82">
      <w:pPr>
        <w:spacing w:after="47" w:line="259" w:lineRule="auto"/>
        <w:ind w:left="2241" w:right="0" w:firstLine="0"/>
        <w:jc w:val="center"/>
      </w:pPr>
      <w:r>
        <w:t xml:space="preserve">   </w:t>
      </w:r>
    </w:p>
    <w:p w14:paraId="68B05152" w14:textId="77777777" w:rsidR="00A03747" w:rsidRDefault="00466F82">
      <w:pPr>
        <w:spacing w:after="397" w:line="259" w:lineRule="auto"/>
        <w:ind w:left="0" w:right="0" w:firstLine="0"/>
        <w:jc w:val="right"/>
      </w:pPr>
      <w:r>
        <w:rPr>
          <w:sz w:val="2"/>
        </w:rPr>
        <w:t xml:space="preserve"> </w:t>
      </w:r>
    </w:p>
    <w:p w14:paraId="4F2C9293" w14:textId="17B304C4" w:rsidR="00FD3DF4" w:rsidRDefault="00466F82">
      <w:pPr>
        <w:spacing w:after="0" w:line="259" w:lineRule="auto"/>
        <w:ind w:left="0" w:right="0" w:firstLine="0"/>
        <w:jc w:val="left"/>
      </w:pPr>
      <w:r>
        <w:t xml:space="preserve"> </w:t>
      </w:r>
    </w:p>
    <w:p w14:paraId="49CA85EE" w14:textId="77777777" w:rsidR="00FD3DF4" w:rsidRDefault="00FD3DF4">
      <w:pPr>
        <w:spacing w:after="160" w:line="278" w:lineRule="auto"/>
        <w:ind w:left="0" w:right="0" w:firstLine="0"/>
        <w:jc w:val="left"/>
      </w:pPr>
      <w:r>
        <w:br w:type="page"/>
      </w:r>
    </w:p>
    <w:p w14:paraId="14B8FC48" w14:textId="77777777" w:rsidR="00A03747" w:rsidRDefault="00A03747">
      <w:pPr>
        <w:spacing w:after="0" w:line="259" w:lineRule="auto"/>
        <w:ind w:left="0" w:right="0" w:firstLine="0"/>
        <w:jc w:val="left"/>
      </w:pPr>
    </w:p>
    <w:tbl>
      <w:tblPr>
        <w:tblStyle w:val="TableGrid"/>
        <w:tblW w:w="10929" w:type="dxa"/>
        <w:tblInd w:w="289" w:type="dxa"/>
        <w:tblCellMar>
          <w:top w:w="54" w:type="dxa"/>
          <w:left w:w="0" w:type="dxa"/>
          <w:bottom w:w="0" w:type="dxa"/>
          <w:right w:w="115" w:type="dxa"/>
        </w:tblCellMar>
        <w:tblLook w:val="04A0" w:firstRow="1" w:lastRow="0" w:firstColumn="1" w:lastColumn="0" w:noHBand="0" w:noVBand="1"/>
      </w:tblPr>
      <w:tblGrid>
        <w:gridCol w:w="786"/>
        <w:gridCol w:w="10143"/>
      </w:tblGrid>
      <w:tr w:rsidR="00A03747" w14:paraId="497CFC17" w14:textId="77777777">
        <w:trPr>
          <w:trHeight w:val="281"/>
        </w:trPr>
        <w:tc>
          <w:tcPr>
            <w:tcW w:w="786" w:type="dxa"/>
            <w:tcBorders>
              <w:top w:val="nil"/>
              <w:left w:val="nil"/>
              <w:bottom w:val="nil"/>
              <w:right w:val="nil"/>
            </w:tcBorders>
            <w:shd w:val="clear" w:color="auto" w:fill="132D52"/>
          </w:tcPr>
          <w:p w14:paraId="7BFFFECB" w14:textId="77777777" w:rsidR="00A03747" w:rsidRDefault="00466F82">
            <w:pPr>
              <w:spacing w:after="0" w:line="259" w:lineRule="auto"/>
              <w:ind w:left="66" w:right="0" w:firstLine="0"/>
              <w:jc w:val="left"/>
            </w:pPr>
            <w:r>
              <w:rPr>
                <w:b/>
                <w:color w:val="EBD1AC"/>
              </w:rPr>
              <w:t xml:space="preserve">3 </w:t>
            </w:r>
          </w:p>
        </w:tc>
        <w:tc>
          <w:tcPr>
            <w:tcW w:w="10143" w:type="dxa"/>
            <w:tcBorders>
              <w:top w:val="nil"/>
              <w:left w:val="nil"/>
              <w:bottom w:val="nil"/>
              <w:right w:val="nil"/>
            </w:tcBorders>
            <w:shd w:val="clear" w:color="auto" w:fill="132D52"/>
          </w:tcPr>
          <w:p w14:paraId="26DEB971" w14:textId="77777777" w:rsidR="00A03747" w:rsidRDefault="00466F82">
            <w:pPr>
              <w:spacing w:after="0" w:line="259" w:lineRule="auto"/>
              <w:ind w:left="0" w:right="0" w:firstLine="0"/>
              <w:jc w:val="left"/>
            </w:pPr>
            <w:r>
              <w:rPr>
                <w:b/>
                <w:color w:val="EBD1AC"/>
              </w:rPr>
              <w:t>DESCRIPTION OF SERVICES</w:t>
            </w:r>
            <w:r>
              <w:rPr>
                <w:b/>
              </w:rPr>
              <w:t xml:space="preserve"> </w:t>
            </w:r>
          </w:p>
        </w:tc>
      </w:tr>
    </w:tbl>
    <w:p w14:paraId="5ADFE89A" w14:textId="77777777" w:rsidR="00A03747" w:rsidRDefault="00466F82">
      <w:pPr>
        <w:pStyle w:val="Heading1"/>
        <w:tabs>
          <w:tab w:val="center" w:pos="514"/>
          <w:tab w:val="center" w:pos="2629"/>
        </w:tabs>
        <w:ind w:left="0" w:firstLine="0"/>
      </w:pPr>
      <w:r>
        <w:rPr>
          <w:rFonts w:ascii="Calibri" w:eastAsia="Calibri" w:hAnsi="Calibri" w:cs="Calibri"/>
          <w:b w:val="0"/>
          <w:sz w:val="22"/>
        </w:rPr>
        <w:tab/>
      </w:r>
      <w:r>
        <w:t>3.1</w:t>
      </w:r>
      <w:r>
        <w:rPr>
          <w:rFonts w:ascii="Arial" w:eastAsia="Arial" w:hAnsi="Arial" w:cs="Arial"/>
        </w:rPr>
        <w:t xml:space="preserve"> </w:t>
      </w:r>
      <w:r>
        <w:rPr>
          <w:rFonts w:ascii="Arial" w:eastAsia="Arial" w:hAnsi="Arial" w:cs="Arial"/>
        </w:rPr>
        <w:tab/>
      </w:r>
      <w:r>
        <w:t xml:space="preserve">Executive Summary of Services </w:t>
      </w:r>
    </w:p>
    <w:p w14:paraId="5AEB4B83" w14:textId="77777777" w:rsidR="00A03747" w:rsidRDefault="00466F82">
      <w:pPr>
        <w:spacing w:after="233"/>
        <w:ind w:right="72"/>
      </w:pPr>
      <w:r>
        <w:t xml:space="preserve">Customer has requested a Flex Time Agreement SOW to assist with services associated with projects or services outside of Managed Services Agreement statement of work. </w:t>
      </w:r>
    </w:p>
    <w:p w14:paraId="0FBCCC31" w14:textId="77777777" w:rsidR="00A03747" w:rsidRDefault="00466F82">
      <w:pPr>
        <w:pStyle w:val="Heading1"/>
        <w:tabs>
          <w:tab w:val="center" w:pos="514"/>
          <w:tab w:val="center" w:pos="2653"/>
        </w:tabs>
        <w:ind w:left="0" w:firstLine="0"/>
      </w:pPr>
      <w:r>
        <w:rPr>
          <w:rFonts w:ascii="Calibri" w:eastAsia="Calibri" w:hAnsi="Calibri" w:cs="Calibri"/>
          <w:b w:val="0"/>
          <w:sz w:val="22"/>
        </w:rPr>
        <w:tab/>
      </w:r>
      <w:r>
        <w:t>3.2</w:t>
      </w:r>
      <w:r>
        <w:rPr>
          <w:rFonts w:ascii="Arial" w:eastAsia="Arial" w:hAnsi="Arial" w:cs="Arial"/>
        </w:rPr>
        <w:t xml:space="preserve"> </w:t>
      </w:r>
      <w:r>
        <w:rPr>
          <w:rFonts w:ascii="Arial" w:eastAsia="Arial" w:hAnsi="Arial" w:cs="Arial"/>
        </w:rPr>
        <w:tab/>
      </w:r>
      <w:r>
        <w:t xml:space="preserve">Detailed Description of Services </w:t>
      </w:r>
    </w:p>
    <w:p w14:paraId="58F220FB" w14:textId="77777777" w:rsidR="00A03747" w:rsidRDefault="00466F82">
      <w:pPr>
        <w:spacing w:after="224"/>
        <w:ind w:right="72"/>
      </w:pPr>
      <w:r>
        <w:t xml:space="preserve">Under this SOW, </w:t>
      </w:r>
      <w:proofErr w:type="spellStart"/>
      <w:r>
        <w:t>Technium</w:t>
      </w:r>
      <w:proofErr w:type="spellEnd"/>
      <w:r>
        <w:t xml:space="preserve"> will i) provide services to assist or complete projects or initiatives as requested by Customer (the “Projects”) or ii) cover the gap for the services requested by Customer to </w:t>
      </w:r>
      <w:proofErr w:type="spellStart"/>
      <w:r>
        <w:t>Technium</w:t>
      </w:r>
      <w:proofErr w:type="spellEnd"/>
      <w:r>
        <w:t xml:space="preserve"> operations team but not in scope of Managed Services agreements (the “Out Of Scope Service Requests”). </w:t>
      </w:r>
    </w:p>
    <w:p w14:paraId="5BE82B54" w14:textId="77777777" w:rsidR="00A03747" w:rsidRDefault="00466F82">
      <w:pPr>
        <w:spacing w:after="224"/>
        <w:ind w:right="72"/>
      </w:pPr>
      <w:r>
        <w:t xml:space="preserve">For Projects, requests will be made from authorized customer contacts only. Requests will be sent to the </w:t>
      </w:r>
      <w:proofErr w:type="spellStart"/>
      <w:r>
        <w:t>Technium</w:t>
      </w:r>
      <w:proofErr w:type="spellEnd"/>
      <w:r>
        <w:t xml:space="preserve"> Project Manager and/or </w:t>
      </w:r>
      <w:proofErr w:type="spellStart"/>
      <w:r>
        <w:t>Technium</w:t>
      </w:r>
      <w:proofErr w:type="spellEnd"/>
      <w:r>
        <w:t xml:space="preserve"> Account Manager, who will coordinate </w:t>
      </w:r>
      <w:proofErr w:type="spellStart"/>
      <w:r>
        <w:t>Technium</w:t>
      </w:r>
      <w:proofErr w:type="spellEnd"/>
      <w:r>
        <w:t xml:space="preserve"> estimates, resource scheduling, and deliverables. </w:t>
      </w:r>
    </w:p>
    <w:p w14:paraId="74D30FCD" w14:textId="77777777" w:rsidR="00A03747" w:rsidRDefault="00466F82">
      <w:pPr>
        <w:spacing w:after="224"/>
        <w:ind w:right="72"/>
      </w:pPr>
      <w:r>
        <w:t xml:space="preserve">If </w:t>
      </w:r>
      <w:proofErr w:type="spellStart"/>
      <w:r>
        <w:t>Technium</w:t>
      </w:r>
      <w:proofErr w:type="spellEnd"/>
      <w:r>
        <w:t xml:space="preserve"> operations team receives Out of Scope Service Requests from Customer, this request will be routed to the </w:t>
      </w:r>
      <w:proofErr w:type="spellStart"/>
      <w:r>
        <w:t>Technium</w:t>
      </w:r>
      <w:proofErr w:type="spellEnd"/>
      <w:r>
        <w:t xml:space="preserve"> Project Manager and/or </w:t>
      </w:r>
      <w:proofErr w:type="spellStart"/>
      <w:r>
        <w:t>Technium</w:t>
      </w:r>
      <w:proofErr w:type="spellEnd"/>
      <w:r>
        <w:t xml:space="preserve"> Account Manager, who will coordinate </w:t>
      </w:r>
      <w:proofErr w:type="spellStart"/>
      <w:r>
        <w:t>Technium</w:t>
      </w:r>
      <w:proofErr w:type="spellEnd"/>
      <w:r>
        <w:t xml:space="preserve"> estimates, resource scheduling, and deliverables. </w:t>
      </w:r>
      <w:proofErr w:type="spellStart"/>
      <w:r>
        <w:t>Technium</w:t>
      </w:r>
      <w:proofErr w:type="spellEnd"/>
      <w:r>
        <w:t xml:space="preserve"> operations team will communicate to the Customer that Out of Scope Service Request is a billable activity subject to the terms of this SOW. </w:t>
      </w:r>
    </w:p>
    <w:p w14:paraId="601226F4" w14:textId="77777777" w:rsidR="00A03747" w:rsidRDefault="00466F82">
      <w:pPr>
        <w:spacing w:after="195"/>
        <w:ind w:right="72"/>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0D3671E" wp14:editId="0927C637">
                <wp:simplePos x="0" y="0"/>
                <wp:positionH relativeFrom="page">
                  <wp:posOffset>228600</wp:posOffset>
                </wp:positionH>
                <wp:positionV relativeFrom="page">
                  <wp:posOffset>-91790</wp:posOffset>
                </wp:positionV>
                <wp:extent cx="40069" cy="124328"/>
                <wp:effectExtent l="0" t="0" r="0" b="0"/>
                <wp:wrapTopAndBottom/>
                <wp:docPr id="5064" name="Group 5064"/>
                <wp:cNvGraphicFramePr/>
                <a:graphic xmlns:a="http://schemas.openxmlformats.org/drawingml/2006/main">
                  <a:graphicData uri="http://schemas.microsoft.com/office/word/2010/wordprocessingGroup">
                    <wpg:wgp>
                      <wpg:cNvGrpSpPr/>
                      <wpg:grpSpPr>
                        <a:xfrm>
                          <a:off x="0" y="0"/>
                          <a:ext cx="40069" cy="124328"/>
                          <a:chOff x="0" y="0"/>
                          <a:chExt cx="40069" cy="124328"/>
                        </a:xfrm>
                      </wpg:grpSpPr>
                      <wps:wsp>
                        <wps:cNvPr id="406" name="Rectangle 406"/>
                        <wps:cNvSpPr/>
                        <wps:spPr>
                          <a:xfrm>
                            <a:off x="0" y="0"/>
                            <a:ext cx="53292" cy="165356"/>
                          </a:xfrm>
                          <a:prstGeom prst="rect">
                            <a:avLst/>
                          </a:prstGeom>
                          <a:ln>
                            <a:noFill/>
                          </a:ln>
                        </wps:spPr>
                        <wps:txbx>
                          <w:txbxContent>
                            <w:p w14:paraId="3864EA64" w14:textId="77777777" w:rsidR="00A03747" w:rsidRDefault="00466F82">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5064" style="width:3.15504pt;height:9.78961pt;position:absolute;mso-position-horizontal-relative:page;mso-position-horizontal:absolute;margin-left:18pt;mso-position-vertical-relative:page;margin-top:-7.22766pt;" coordsize="400,1243">
                <v:rect id="Rectangle 406" style="position:absolute;width:532;height:1653;left:0;top:0;" filled="f" stroked="f">
                  <v:textbox inset="0,0,0,0">
                    <w:txbxContent>
                      <w:p>
                        <w:pPr>
                          <w:spacing w:before="0" w:after="160" w:line="259" w:lineRule="auto"/>
                          <w:ind w:left="0" w:right="0" w:firstLine="0"/>
                          <w:jc w:val="left"/>
                        </w:pPr>
                        <w:r>
                          <w:rPr/>
                          <w:t xml:space="preserve"> </w:t>
                        </w:r>
                      </w:p>
                    </w:txbxContent>
                  </v:textbox>
                </v:rect>
                <w10:wrap type="topAndBottom"/>
              </v:group>
            </w:pict>
          </mc:Fallback>
        </mc:AlternateContent>
      </w:r>
      <w:proofErr w:type="spellStart"/>
      <w:r>
        <w:t>Technium</w:t>
      </w:r>
      <w:proofErr w:type="spellEnd"/>
      <w:r>
        <w:t xml:space="preserve"> will make all reasonable attempts but cannot guarantee the availability of personnel to meet urgent requests, attend meetings or complete work during customer preferred times. In cases where </w:t>
      </w:r>
      <w:proofErr w:type="spellStart"/>
      <w:r>
        <w:t>Technium</w:t>
      </w:r>
      <w:proofErr w:type="spellEnd"/>
      <w:r>
        <w:t xml:space="preserve"> cannot meet customer preferred times, we will propose alternative scheduling or resource options. </w:t>
      </w:r>
    </w:p>
    <w:p w14:paraId="336D45AB" w14:textId="77777777" w:rsidR="00A03747" w:rsidRDefault="00466F82">
      <w:pPr>
        <w:spacing w:after="0" w:line="259" w:lineRule="auto"/>
        <w:ind w:left="0" w:right="0" w:firstLine="0"/>
        <w:jc w:val="left"/>
      </w:pPr>
      <w:r>
        <w:t xml:space="preserve"> </w:t>
      </w:r>
    </w:p>
    <w:tbl>
      <w:tblPr>
        <w:tblStyle w:val="TableGrid"/>
        <w:tblW w:w="10929" w:type="dxa"/>
        <w:tblInd w:w="289" w:type="dxa"/>
        <w:tblCellMar>
          <w:top w:w="52" w:type="dxa"/>
          <w:left w:w="0" w:type="dxa"/>
          <w:bottom w:w="0" w:type="dxa"/>
          <w:right w:w="115" w:type="dxa"/>
        </w:tblCellMar>
        <w:tblLook w:val="04A0" w:firstRow="1" w:lastRow="0" w:firstColumn="1" w:lastColumn="0" w:noHBand="0" w:noVBand="1"/>
      </w:tblPr>
      <w:tblGrid>
        <w:gridCol w:w="786"/>
        <w:gridCol w:w="10143"/>
      </w:tblGrid>
      <w:tr w:rsidR="00A03747" w14:paraId="414791B1" w14:textId="77777777">
        <w:trPr>
          <w:trHeight w:val="281"/>
        </w:trPr>
        <w:tc>
          <w:tcPr>
            <w:tcW w:w="786" w:type="dxa"/>
            <w:tcBorders>
              <w:top w:val="nil"/>
              <w:left w:val="nil"/>
              <w:bottom w:val="nil"/>
              <w:right w:val="nil"/>
            </w:tcBorders>
            <w:shd w:val="clear" w:color="auto" w:fill="132D52"/>
          </w:tcPr>
          <w:p w14:paraId="02168199" w14:textId="77777777" w:rsidR="00A03747" w:rsidRDefault="00466F82">
            <w:pPr>
              <w:spacing w:after="0" w:line="259" w:lineRule="auto"/>
              <w:ind w:left="66" w:right="0" w:firstLine="0"/>
              <w:jc w:val="left"/>
            </w:pPr>
            <w:r>
              <w:rPr>
                <w:b/>
                <w:color w:val="EBD1AC"/>
              </w:rPr>
              <w:t xml:space="preserve">4 </w:t>
            </w:r>
          </w:p>
        </w:tc>
        <w:tc>
          <w:tcPr>
            <w:tcW w:w="10143" w:type="dxa"/>
            <w:tcBorders>
              <w:top w:val="nil"/>
              <w:left w:val="nil"/>
              <w:bottom w:val="nil"/>
              <w:right w:val="nil"/>
            </w:tcBorders>
            <w:shd w:val="clear" w:color="auto" w:fill="132D52"/>
          </w:tcPr>
          <w:p w14:paraId="34768135" w14:textId="77777777" w:rsidR="00A03747" w:rsidRDefault="00466F82">
            <w:pPr>
              <w:spacing w:after="0" w:line="259" w:lineRule="auto"/>
              <w:ind w:left="0" w:right="0" w:firstLine="0"/>
              <w:jc w:val="left"/>
            </w:pPr>
            <w:r>
              <w:rPr>
                <w:b/>
                <w:color w:val="EBD1AC"/>
              </w:rPr>
              <w:t>TERM</w:t>
            </w:r>
            <w:r>
              <w:rPr>
                <w:b/>
              </w:rPr>
              <w:t xml:space="preserve"> </w:t>
            </w:r>
          </w:p>
        </w:tc>
      </w:tr>
    </w:tbl>
    <w:p w14:paraId="71AD100F" w14:textId="77777777" w:rsidR="00A03747" w:rsidRDefault="00466F82">
      <w:pPr>
        <w:spacing w:after="0" w:line="259" w:lineRule="auto"/>
        <w:ind w:left="288" w:right="0" w:firstLine="0"/>
        <w:jc w:val="left"/>
      </w:pPr>
      <w:r>
        <w:rPr>
          <w:sz w:val="22"/>
        </w:rPr>
        <w:t xml:space="preserve"> </w:t>
      </w:r>
    </w:p>
    <w:p w14:paraId="174E0AB6" w14:textId="77777777" w:rsidR="00A03747" w:rsidRDefault="00466F82">
      <w:pPr>
        <w:spacing w:after="0" w:line="265" w:lineRule="auto"/>
        <w:ind w:left="-5" w:right="0" w:hanging="10"/>
        <w:jc w:val="left"/>
      </w:pPr>
      <w:r>
        <w:rPr>
          <w:b/>
          <w:sz w:val="22"/>
        </w:rPr>
        <w:t xml:space="preserve">     Contract Term</w:t>
      </w:r>
      <w:r>
        <w:rPr>
          <w:sz w:val="22"/>
        </w:rPr>
        <w:t xml:space="preserve">: 1 year </w:t>
      </w:r>
    </w:p>
    <w:p w14:paraId="27FD93F4" w14:textId="7C6799C7" w:rsidR="00A03747" w:rsidRDefault="00466F82">
      <w:pPr>
        <w:spacing w:after="5296" w:line="265" w:lineRule="auto"/>
        <w:ind w:left="-5" w:right="0" w:hanging="10"/>
        <w:jc w:val="left"/>
      </w:pPr>
      <w:r>
        <w:rPr>
          <w:b/>
          <w:sz w:val="22"/>
        </w:rPr>
        <w:t xml:space="preserve">     Contract Term Start Date</w:t>
      </w:r>
      <w:r>
        <w:rPr>
          <w:sz w:val="22"/>
        </w:rPr>
        <w:t>: 6/</w:t>
      </w:r>
      <w:del w:id="15" w:author="Andy Epstein" w:date="2026-06-22T14:32:00Z" w16du:dateUtc="2026-06-22T18:32:00Z">
        <w:r w:rsidDel="00FD3DF4">
          <w:rPr>
            <w:sz w:val="22"/>
          </w:rPr>
          <w:delText>1</w:delText>
        </w:r>
      </w:del>
      <w:ins w:id="16" w:author="Andy Epstein" w:date="2026-06-22T14:32:00Z" w16du:dateUtc="2026-06-22T18:32:00Z">
        <w:r w:rsidR="00FD3DF4">
          <w:rPr>
            <w:sz w:val="22"/>
          </w:rPr>
          <w:t>22</w:t>
        </w:r>
      </w:ins>
      <w:r>
        <w:rPr>
          <w:sz w:val="22"/>
        </w:rPr>
        <w:t xml:space="preserve">/2026 </w:t>
      </w:r>
    </w:p>
    <w:p w14:paraId="4621B515" w14:textId="77777777" w:rsidR="00A03747" w:rsidRDefault="00466F82">
      <w:pPr>
        <w:spacing w:after="0" w:line="259" w:lineRule="auto"/>
        <w:ind w:left="0" w:right="0" w:firstLine="0"/>
        <w:jc w:val="left"/>
      </w:pPr>
      <w:r>
        <w:lastRenderedPageBreak/>
        <w:t xml:space="preserve"> </w:t>
      </w:r>
    </w:p>
    <w:p w14:paraId="162CBE5F" w14:textId="77777777" w:rsidR="00A03747" w:rsidRDefault="00466F82">
      <w:pPr>
        <w:spacing w:after="47" w:line="259" w:lineRule="auto"/>
        <w:ind w:left="2241" w:right="0" w:firstLine="0"/>
        <w:jc w:val="center"/>
      </w:pPr>
      <w:r>
        <w:t xml:space="preserve">   </w:t>
      </w:r>
    </w:p>
    <w:p w14:paraId="4D9010E3" w14:textId="77777777" w:rsidR="00A03747" w:rsidRDefault="00466F82">
      <w:pPr>
        <w:spacing w:after="397" w:line="259" w:lineRule="auto"/>
        <w:ind w:left="0" w:right="0" w:firstLine="0"/>
        <w:jc w:val="right"/>
      </w:pPr>
      <w:r>
        <w:rPr>
          <w:sz w:val="2"/>
        </w:rPr>
        <w:t xml:space="preserve"> </w:t>
      </w:r>
    </w:p>
    <w:p w14:paraId="2AE4AE28" w14:textId="77777777" w:rsidR="00A03747" w:rsidRDefault="00466F82">
      <w:pPr>
        <w:spacing w:after="0" w:line="259" w:lineRule="auto"/>
        <w:ind w:left="0" w:right="0" w:firstLine="0"/>
        <w:jc w:val="left"/>
      </w:pPr>
      <w:r>
        <w:t xml:space="preserve"> </w:t>
      </w:r>
    </w:p>
    <w:tbl>
      <w:tblPr>
        <w:tblStyle w:val="TableGrid"/>
        <w:tblW w:w="10929" w:type="dxa"/>
        <w:tblInd w:w="289" w:type="dxa"/>
        <w:tblCellMar>
          <w:top w:w="54" w:type="dxa"/>
          <w:left w:w="0" w:type="dxa"/>
          <w:bottom w:w="0" w:type="dxa"/>
          <w:right w:w="115" w:type="dxa"/>
        </w:tblCellMar>
        <w:tblLook w:val="04A0" w:firstRow="1" w:lastRow="0" w:firstColumn="1" w:lastColumn="0" w:noHBand="0" w:noVBand="1"/>
      </w:tblPr>
      <w:tblGrid>
        <w:gridCol w:w="786"/>
        <w:gridCol w:w="10143"/>
      </w:tblGrid>
      <w:tr w:rsidR="00A03747" w14:paraId="2082F2B8" w14:textId="77777777">
        <w:trPr>
          <w:trHeight w:val="281"/>
        </w:trPr>
        <w:tc>
          <w:tcPr>
            <w:tcW w:w="786" w:type="dxa"/>
            <w:tcBorders>
              <w:top w:val="nil"/>
              <w:left w:val="nil"/>
              <w:bottom w:val="nil"/>
              <w:right w:val="nil"/>
            </w:tcBorders>
            <w:shd w:val="clear" w:color="auto" w:fill="132D52"/>
          </w:tcPr>
          <w:p w14:paraId="21F9F845" w14:textId="77777777" w:rsidR="00A03747" w:rsidRDefault="00466F82">
            <w:pPr>
              <w:spacing w:after="0" w:line="259" w:lineRule="auto"/>
              <w:ind w:left="66" w:right="0" w:firstLine="0"/>
              <w:jc w:val="left"/>
            </w:pPr>
            <w:r>
              <w:rPr>
                <w:b/>
                <w:color w:val="EBD1AC"/>
              </w:rPr>
              <w:t xml:space="preserve">5 </w:t>
            </w:r>
          </w:p>
        </w:tc>
        <w:tc>
          <w:tcPr>
            <w:tcW w:w="10143" w:type="dxa"/>
            <w:tcBorders>
              <w:top w:val="nil"/>
              <w:left w:val="nil"/>
              <w:bottom w:val="nil"/>
              <w:right w:val="nil"/>
            </w:tcBorders>
            <w:shd w:val="clear" w:color="auto" w:fill="132D52"/>
          </w:tcPr>
          <w:p w14:paraId="0DB62A57" w14:textId="77777777" w:rsidR="00A03747" w:rsidRDefault="00466F82">
            <w:pPr>
              <w:spacing w:after="0" w:line="259" w:lineRule="auto"/>
              <w:ind w:left="0" w:right="0" w:firstLine="0"/>
              <w:jc w:val="left"/>
            </w:pPr>
            <w:r>
              <w:rPr>
                <w:b/>
                <w:color w:val="EBD1AC"/>
              </w:rPr>
              <w:t>TERMS &amp; CONDITIONS</w:t>
            </w:r>
            <w:r>
              <w:rPr>
                <w:b/>
              </w:rPr>
              <w:t xml:space="preserve"> </w:t>
            </w:r>
          </w:p>
        </w:tc>
      </w:tr>
    </w:tbl>
    <w:p w14:paraId="5AA64FA3" w14:textId="77777777" w:rsidR="00A03747" w:rsidRDefault="00466F82">
      <w:pPr>
        <w:pStyle w:val="Heading1"/>
        <w:tabs>
          <w:tab w:val="center" w:pos="514"/>
          <w:tab w:val="center" w:pos="2361"/>
        </w:tabs>
        <w:ind w:left="0" w:firstLine="0"/>
      </w:pPr>
      <w:r>
        <w:rPr>
          <w:rFonts w:ascii="Calibri" w:eastAsia="Calibri" w:hAnsi="Calibri" w:cs="Calibri"/>
          <w:b w:val="0"/>
          <w:sz w:val="22"/>
        </w:rPr>
        <w:tab/>
      </w:r>
      <w:r>
        <w:t>5.1</w:t>
      </w:r>
      <w:r>
        <w:rPr>
          <w:rFonts w:ascii="Arial" w:eastAsia="Arial" w:hAnsi="Arial" w:cs="Arial"/>
        </w:rPr>
        <w:t xml:space="preserve"> </w:t>
      </w:r>
      <w:r>
        <w:rPr>
          <w:rFonts w:ascii="Arial" w:eastAsia="Arial" w:hAnsi="Arial" w:cs="Arial"/>
        </w:rPr>
        <w:tab/>
      </w:r>
      <w:r>
        <w:t xml:space="preserve">Customer Responsibilities </w:t>
      </w:r>
    </w:p>
    <w:p w14:paraId="394A1567" w14:textId="77777777" w:rsidR="00A03747" w:rsidRDefault="00466F82">
      <w:pPr>
        <w:numPr>
          <w:ilvl w:val="0"/>
          <w:numId w:val="1"/>
        </w:numPr>
        <w:ind w:right="72" w:hanging="355"/>
      </w:pPr>
      <w:r>
        <w:t xml:space="preserve">Customer shall provide a single point of contact for the work that has the authority to make decisions and accept, or coordinate acceptance, of all tasks, change orders and deliverables. </w:t>
      </w:r>
    </w:p>
    <w:p w14:paraId="6A23ED8D" w14:textId="77777777" w:rsidR="00A03747" w:rsidRDefault="00466F82">
      <w:pPr>
        <w:numPr>
          <w:ilvl w:val="0"/>
          <w:numId w:val="1"/>
        </w:numPr>
        <w:ind w:right="72" w:hanging="355"/>
      </w:pPr>
      <w:r>
        <w:t xml:space="preserve">Customer shall make available any required personnel to support the development and/or validation of deliverables. </w:t>
      </w:r>
    </w:p>
    <w:p w14:paraId="7F5D31F4" w14:textId="77777777" w:rsidR="00A03747" w:rsidRDefault="00466F82">
      <w:pPr>
        <w:numPr>
          <w:ilvl w:val="0"/>
          <w:numId w:val="1"/>
        </w:numPr>
        <w:ind w:right="72" w:hanging="355"/>
      </w:pPr>
      <w:r>
        <w:t xml:space="preserve">Customer shall provide </w:t>
      </w:r>
      <w:proofErr w:type="spellStart"/>
      <w:r>
        <w:t>Technium</w:t>
      </w:r>
      <w:proofErr w:type="spellEnd"/>
      <w:r>
        <w:t xml:space="preserve"> access to facilities, systems, and data as necessary to execute the project. </w:t>
      </w:r>
    </w:p>
    <w:p w14:paraId="355267E2" w14:textId="77777777" w:rsidR="00A03747" w:rsidRDefault="00466F82">
      <w:pPr>
        <w:numPr>
          <w:ilvl w:val="0"/>
          <w:numId w:val="1"/>
        </w:numPr>
        <w:ind w:right="72" w:hanging="355"/>
      </w:pPr>
      <w:r>
        <w:t xml:space="preserve">Where </w:t>
      </w:r>
      <w:proofErr w:type="spellStart"/>
      <w:r>
        <w:t>Technium</w:t>
      </w:r>
      <w:proofErr w:type="spellEnd"/>
      <w:r>
        <w:t xml:space="preserve"> does not provide associated hardware or software, Customer shall provide systems and software that are certified compatible with deliverables. </w:t>
      </w:r>
    </w:p>
    <w:p w14:paraId="356827E3" w14:textId="77777777" w:rsidR="00A03747" w:rsidRDefault="00466F82">
      <w:pPr>
        <w:numPr>
          <w:ilvl w:val="0"/>
          <w:numId w:val="1"/>
        </w:numPr>
        <w:spacing w:after="240"/>
        <w:ind w:right="72" w:hanging="355"/>
      </w:pPr>
      <w:r>
        <w:t xml:space="preserve">Customer will review with </w:t>
      </w:r>
      <w:proofErr w:type="spellStart"/>
      <w:r>
        <w:t>Technium</w:t>
      </w:r>
      <w:proofErr w:type="spellEnd"/>
      <w:r>
        <w:t xml:space="preserve"> any project items deemed out of scope for this initial phase in order to facilitate a formal change order process.  </w:t>
      </w:r>
    </w:p>
    <w:p w14:paraId="77CF00AF" w14:textId="77777777" w:rsidR="00A03747" w:rsidRDefault="00466F82">
      <w:pPr>
        <w:pStyle w:val="Heading1"/>
        <w:tabs>
          <w:tab w:val="center" w:pos="514"/>
          <w:tab w:val="center" w:pos="1773"/>
        </w:tabs>
        <w:ind w:left="0" w:firstLine="0"/>
      </w:pPr>
      <w:r>
        <w:rPr>
          <w:rFonts w:ascii="Calibri" w:eastAsia="Calibri" w:hAnsi="Calibri" w:cs="Calibri"/>
          <w:b w:val="0"/>
          <w:sz w:val="22"/>
        </w:rPr>
        <w:tab/>
      </w:r>
      <w:r>
        <w:t>5.2</w:t>
      </w:r>
      <w:r>
        <w:rPr>
          <w:rFonts w:ascii="Arial" w:eastAsia="Arial" w:hAnsi="Arial" w:cs="Arial"/>
        </w:rPr>
        <w:t xml:space="preserve"> </w:t>
      </w:r>
      <w:r>
        <w:rPr>
          <w:rFonts w:ascii="Arial" w:eastAsia="Arial" w:hAnsi="Arial" w:cs="Arial"/>
        </w:rPr>
        <w:tab/>
      </w:r>
      <w:r>
        <w:t xml:space="preserve">Miscellaneous </w:t>
      </w:r>
    </w:p>
    <w:p w14:paraId="5B5A35E1" w14:textId="77777777" w:rsidR="00A03747" w:rsidRDefault="00466F82">
      <w:pPr>
        <w:numPr>
          <w:ilvl w:val="0"/>
          <w:numId w:val="2"/>
        </w:numPr>
        <w:ind w:right="72" w:hanging="355"/>
      </w:pPr>
      <w:r>
        <w:t xml:space="preserve">The Master Services Agreement and this Flex Time Agreement SOW and any Flex Time Change Order Agreement SOWs or any subsequent Flex Time Change Order Agreement SOWs collectively comprise and constitute the “Agreement”, to all of which the undersigned parties hereby agree. </w:t>
      </w:r>
    </w:p>
    <w:p w14:paraId="2ED1DFC4" w14:textId="77777777" w:rsidR="00A03747" w:rsidRDefault="00466F82">
      <w:pPr>
        <w:numPr>
          <w:ilvl w:val="0"/>
          <w:numId w:val="2"/>
        </w:numPr>
        <w:ind w:right="72" w:hanging="355"/>
      </w:pPr>
      <w:r>
        <w:rPr>
          <w:u w:val="single" w:color="000000"/>
        </w:rPr>
        <w:t>Early Termination Fee</w:t>
      </w:r>
      <w:r>
        <w:t xml:space="preserve">. There is no Early Termination Fee for services defined in this Agreement. </w:t>
      </w:r>
    </w:p>
    <w:p w14:paraId="448232AD" w14:textId="77777777" w:rsidR="00A03747" w:rsidRDefault="00466F82">
      <w:pPr>
        <w:numPr>
          <w:ilvl w:val="0"/>
          <w:numId w:val="2"/>
        </w:numPr>
        <w:ind w:right="72" w:hanging="355"/>
      </w:pPr>
      <w:r>
        <w:rPr>
          <w:u w:val="single" w:color="000000"/>
        </w:rPr>
        <w:t>Expense Reimbursement</w:t>
      </w:r>
      <w:r>
        <w:t xml:space="preserve">. Customer will reimburse </w:t>
      </w:r>
      <w:proofErr w:type="spellStart"/>
      <w:r>
        <w:t>Technium</w:t>
      </w:r>
      <w:proofErr w:type="spellEnd"/>
      <w:r>
        <w:t xml:space="preserve"> for reasonable travel expenses incurred or paid by </w:t>
      </w:r>
      <w:proofErr w:type="spellStart"/>
      <w:r>
        <w:t>Technium</w:t>
      </w:r>
      <w:proofErr w:type="spellEnd"/>
      <w:r>
        <w:t xml:space="preserve"> in connection with, or related to, the services defined in this Agreement. </w:t>
      </w:r>
    </w:p>
    <w:p w14:paraId="51DEF3D5" w14:textId="77777777" w:rsidR="00A03747" w:rsidRDefault="00466F82">
      <w:pPr>
        <w:numPr>
          <w:ilvl w:val="0"/>
          <w:numId w:val="2"/>
        </w:numPr>
        <w:ind w:right="72" w:hanging="355"/>
      </w:pPr>
      <w:r>
        <w:rPr>
          <w:u w:val="single" w:color="000000"/>
        </w:rPr>
        <w:t>Clarification</w:t>
      </w:r>
      <w:r>
        <w:t xml:space="preserve">: construction oversight is advisory only. </w:t>
      </w:r>
    </w:p>
    <w:p w14:paraId="713D1C2D" w14:textId="77777777" w:rsidR="00A03747" w:rsidRDefault="00466F82">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5EBD710" wp14:editId="53A66BA9">
                <wp:simplePos x="0" y="0"/>
                <wp:positionH relativeFrom="page">
                  <wp:posOffset>228600</wp:posOffset>
                </wp:positionH>
                <wp:positionV relativeFrom="page">
                  <wp:posOffset>-91790</wp:posOffset>
                </wp:positionV>
                <wp:extent cx="40069" cy="124328"/>
                <wp:effectExtent l="0" t="0" r="0" b="0"/>
                <wp:wrapTopAndBottom/>
                <wp:docPr id="6097" name="Group 6097"/>
                <wp:cNvGraphicFramePr/>
                <a:graphic xmlns:a="http://schemas.openxmlformats.org/drawingml/2006/main">
                  <a:graphicData uri="http://schemas.microsoft.com/office/word/2010/wordprocessingGroup">
                    <wpg:wgp>
                      <wpg:cNvGrpSpPr/>
                      <wpg:grpSpPr>
                        <a:xfrm>
                          <a:off x="0" y="0"/>
                          <a:ext cx="40069" cy="124328"/>
                          <a:chOff x="0" y="0"/>
                          <a:chExt cx="40069" cy="124328"/>
                        </a:xfrm>
                      </wpg:grpSpPr>
                      <wps:wsp>
                        <wps:cNvPr id="519" name="Rectangle 519"/>
                        <wps:cNvSpPr/>
                        <wps:spPr>
                          <a:xfrm>
                            <a:off x="0" y="0"/>
                            <a:ext cx="53292" cy="165356"/>
                          </a:xfrm>
                          <a:prstGeom prst="rect">
                            <a:avLst/>
                          </a:prstGeom>
                          <a:ln>
                            <a:noFill/>
                          </a:ln>
                        </wps:spPr>
                        <wps:txbx>
                          <w:txbxContent>
                            <w:p w14:paraId="759E0805" w14:textId="77777777" w:rsidR="00A03747" w:rsidRDefault="00466F82">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6097" style="width:3.15504pt;height:9.78961pt;position:absolute;mso-position-horizontal-relative:page;mso-position-horizontal:absolute;margin-left:18pt;mso-position-vertical-relative:page;margin-top:-7.22766pt;" coordsize="400,1243">
                <v:rect id="Rectangle 519" style="position:absolute;width:532;height:1653;left:0;top:0;" filled="f" stroked="f">
                  <v:textbox inset="0,0,0,0">
                    <w:txbxContent>
                      <w:p>
                        <w:pPr>
                          <w:spacing w:before="0" w:after="160" w:line="259" w:lineRule="auto"/>
                          <w:ind w:left="0" w:right="0" w:firstLine="0"/>
                          <w:jc w:val="left"/>
                        </w:pPr>
                        <w:r>
                          <w:rPr/>
                          <w:t xml:space="preserve"> </w:t>
                        </w:r>
                      </w:p>
                    </w:txbxContent>
                  </v:textbox>
                </v:rect>
                <w10:wrap type="topAndBottom"/>
              </v:group>
            </w:pict>
          </mc:Fallback>
        </mc:AlternateContent>
      </w:r>
      <w:r>
        <w:rPr>
          <w:sz w:val="17"/>
        </w:rPr>
        <w:t xml:space="preserve"> </w:t>
      </w:r>
    </w:p>
    <w:tbl>
      <w:tblPr>
        <w:tblStyle w:val="TableGrid"/>
        <w:tblW w:w="10929" w:type="dxa"/>
        <w:tblInd w:w="289" w:type="dxa"/>
        <w:tblCellMar>
          <w:top w:w="54" w:type="dxa"/>
          <w:left w:w="66" w:type="dxa"/>
          <w:bottom w:w="0" w:type="dxa"/>
          <w:right w:w="115" w:type="dxa"/>
        </w:tblCellMar>
        <w:tblLook w:val="04A0" w:firstRow="1" w:lastRow="0" w:firstColumn="1" w:lastColumn="0" w:noHBand="0" w:noVBand="1"/>
      </w:tblPr>
      <w:tblGrid>
        <w:gridCol w:w="383"/>
        <w:gridCol w:w="10546"/>
      </w:tblGrid>
      <w:tr w:rsidR="00A03747" w14:paraId="2E93D3C1" w14:textId="77777777">
        <w:trPr>
          <w:trHeight w:val="281"/>
        </w:trPr>
        <w:tc>
          <w:tcPr>
            <w:tcW w:w="383" w:type="dxa"/>
            <w:tcBorders>
              <w:top w:val="nil"/>
              <w:left w:val="nil"/>
              <w:bottom w:val="nil"/>
              <w:right w:val="nil"/>
            </w:tcBorders>
            <w:shd w:val="clear" w:color="auto" w:fill="132D52"/>
          </w:tcPr>
          <w:p w14:paraId="506ED678" w14:textId="77777777" w:rsidR="00A03747" w:rsidRDefault="00466F82">
            <w:pPr>
              <w:spacing w:after="0" w:line="259" w:lineRule="auto"/>
              <w:ind w:left="0" w:right="0" w:firstLine="0"/>
              <w:jc w:val="left"/>
            </w:pPr>
            <w:r>
              <w:rPr>
                <w:b/>
                <w:color w:val="EBD1AC"/>
              </w:rPr>
              <w:t xml:space="preserve">6 </w:t>
            </w:r>
          </w:p>
        </w:tc>
        <w:tc>
          <w:tcPr>
            <w:tcW w:w="10546" w:type="dxa"/>
            <w:tcBorders>
              <w:top w:val="nil"/>
              <w:left w:val="nil"/>
              <w:bottom w:val="nil"/>
              <w:right w:val="nil"/>
            </w:tcBorders>
            <w:shd w:val="clear" w:color="auto" w:fill="132D52"/>
          </w:tcPr>
          <w:p w14:paraId="472697A1" w14:textId="77777777" w:rsidR="00A03747" w:rsidRDefault="00466F82">
            <w:pPr>
              <w:spacing w:after="0" w:line="259" w:lineRule="auto"/>
              <w:ind w:left="337" w:right="0" w:firstLine="0"/>
              <w:jc w:val="left"/>
            </w:pPr>
            <w:r>
              <w:rPr>
                <w:b/>
                <w:color w:val="EBD1AC"/>
              </w:rPr>
              <w:t>SIGNATURE</w:t>
            </w:r>
            <w:r>
              <w:rPr>
                <w:b/>
              </w:rPr>
              <w:t xml:space="preserve"> </w:t>
            </w:r>
          </w:p>
        </w:tc>
      </w:tr>
    </w:tbl>
    <w:p w14:paraId="782F6BE6" w14:textId="77777777" w:rsidR="00A03747" w:rsidRDefault="00466F82">
      <w:pPr>
        <w:spacing w:after="219"/>
        <w:ind w:right="72"/>
      </w:pPr>
      <w:r>
        <w:t xml:space="preserve">This Agreement is acceptable. I (We) hereby acknowledge and confirm that I (We) have read this Agreement and accept and approve the terms. </w:t>
      </w:r>
    </w:p>
    <w:p w14:paraId="4E4B601F" w14:textId="77777777" w:rsidR="00A03747" w:rsidRDefault="00466F82">
      <w:pPr>
        <w:spacing w:after="0" w:line="259" w:lineRule="auto"/>
        <w:ind w:left="0" w:right="0" w:firstLine="0"/>
        <w:jc w:val="left"/>
      </w:pPr>
      <w:r>
        <w:t xml:space="preserve"> </w:t>
      </w:r>
    </w:p>
    <w:tbl>
      <w:tblPr>
        <w:tblStyle w:val="TableGrid"/>
        <w:tblW w:w="10769" w:type="dxa"/>
        <w:tblInd w:w="380" w:type="dxa"/>
        <w:tblCellMar>
          <w:top w:w="27" w:type="dxa"/>
          <w:left w:w="3" w:type="dxa"/>
          <w:bottom w:w="0" w:type="dxa"/>
          <w:right w:w="39" w:type="dxa"/>
        </w:tblCellMar>
        <w:tblLook w:val="04A0" w:firstRow="1" w:lastRow="0" w:firstColumn="1" w:lastColumn="0" w:noHBand="0" w:noVBand="1"/>
      </w:tblPr>
      <w:tblGrid>
        <w:gridCol w:w="3404"/>
        <w:gridCol w:w="7365"/>
      </w:tblGrid>
      <w:tr w:rsidR="00A03747" w14:paraId="6F96A6BC" w14:textId="77777777">
        <w:trPr>
          <w:trHeight w:val="248"/>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3CB371FC" w14:textId="77777777" w:rsidR="00A03747" w:rsidRDefault="00466F82">
            <w:pPr>
              <w:spacing w:after="0" w:line="259" w:lineRule="auto"/>
              <w:ind w:left="0" w:right="53" w:firstLine="0"/>
              <w:jc w:val="right"/>
            </w:pPr>
            <w:r>
              <w:rPr>
                <w:b/>
                <w:color w:val="412811"/>
              </w:rPr>
              <w:t>Customer</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4B289987" w14:textId="3DBCC8D5" w:rsidR="00A03747" w:rsidRDefault="00466F82">
            <w:pPr>
              <w:spacing w:after="0" w:line="259" w:lineRule="auto"/>
              <w:ind w:left="110" w:right="0" w:firstLine="0"/>
              <w:jc w:val="left"/>
            </w:pPr>
            <w:r>
              <w:t>Maia</w:t>
            </w:r>
            <w:r>
              <w:t>Edge</w:t>
            </w:r>
            <w:ins w:id="17" w:author="Andy Epstein" w:date="2026-06-22T14:32:00Z" w16du:dateUtc="2026-06-22T18:32:00Z">
              <w:r w:rsidR="000B52A1">
                <w:t>, Inc.</w:t>
              </w:r>
            </w:ins>
            <w:r>
              <w:t xml:space="preserve"> </w:t>
            </w:r>
          </w:p>
        </w:tc>
      </w:tr>
      <w:tr w:rsidR="00A03747" w14:paraId="1F8BA42D" w14:textId="77777777">
        <w:trPr>
          <w:trHeight w:val="782"/>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01875A36" w14:textId="77777777" w:rsidR="00A03747" w:rsidRDefault="00466F82">
            <w:pPr>
              <w:spacing w:after="0" w:line="259" w:lineRule="auto"/>
              <w:ind w:left="1" w:right="0" w:firstLine="0"/>
              <w:jc w:val="left"/>
            </w:pPr>
            <w:r>
              <w:t xml:space="preserve"> </w:t>
            </w:r>
          </w:p>
          <w:p w14:paraId="409C69E9" w14:textId="77777777" w:rsidR="00A03747" w:rsidRDefault="00466F82">
            <w:pPr>
              <w:spacing w:after="0" w:line="259" w:lineRule="auto"/>
              <w:ind w:left="0" w:right="55" w:firstLine="0"/>
              <w:jc w:val="right"/>
            </w:pPr>
            <w:r>
              <w:rPr>
                <w:b/>
                <w:color w:val="412811"/>
              </w:rPr>
              <w:t>Signature</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4B97F480" w14:textId="77777777" w:rsidR="00A03747" w:rsidRDefault="00466F82">
            <w:pPr>
              <w:spacing w:after="0" w:line="259" w:lineRule="auto"/>
              <w:ind w:left="0" w:right="0" w:firstLine="0"/>
              <w:jc w:val="left"/>
            </w:pPr>
            <w:r>
              <w:rPr>
                <w:rFonts w:ascii="Times New Roman" w:eastAsia="Times New Roman" w:hAnsi="Times New Roman" w:cs="Times New Roman"/>
                <w:sz w:val="18"/>
              </w:rPr>
              <w:t xml:space="preserve"> </w:t>
            </w:r>
          </w:p>
        </w:tc>
      </w:tr>
      <w:tr w:rsidR="00A03747" w14:paraId="4AC26B33" w14:textId="77777777">
        <w:trPr>
          <w:trHeight w:val="269"/>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4B260560" w14:textId="77777777" w:rsidR="00A03747" w:rsidRDefault="00466F82">
            <w:pPr>
              <w:spacing w:after="0" w:line="259" w:lineRule="auto"/>
              <w:ind w:left="0" w:right="55" w:firstLine="0"/>
              <w:jc w:val="right"/>
            </w:pPr>
            <w:r>
              <w:rPr>
                <w:b/>
                <w:color w:val="412811"/>
              </w:rPr>
              <w:t>Name</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0CA9021B" w14:textId="77777777" w:rsidR="00A03747" w:rsidRDefault="00466F82">
            <w:pPr>
              <w:spacing w:after="0" w:line="259" w:lineRule="auto"/>
              <w:ind w:left="0" w:right="0" w:firstLine="0"/>
              <w:jc w:val="left"/>
            </w:pPr>
            <w:r>
              <w:rPr>
                <w:rFonts w:ascii="Times New Roman" w:eastAsia="Times New Roman" w:hAnsi="Times New Roman" w:cs="Times New Roman"/>
                <w:sz w:val="18"/>
              </w:rPr>
              <w:t xml:space="preserve"> </w:t>
            </w:r>
          </w:p>
        </w:tc>
      </w:tr>
      <w:tr w:rsidR="00A03747" w14:paraId="31DABBE8" w14:textId="77777777">
        <w:trPr>
          <w:trHeight w:val="264"/>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1F974F82" w14:textId="77777777" w:rsidR="00A03747" w:rsidRDefault="00466F82">
            <w:pPr>
              <w:spacing w:after="0" w:line="259" w:lineRule="auto"/>
              <w:ind w:left="0" w:right="54" w:firstLine="0"/>
              <w:jc w:val="right"/>
            </w:pPr>
            <w:r>
              <w:rPr>
                <w:b/>
                <w:color w:val="412811"/>
              </w:rPr>
              <w:t>Title</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0AD1E8C0" w14:textId="77777777" w:rsidR="00A03747" w:rsidRDefault="00466F82">
            <w:pPr>
              <w:spacing w:after="0" w:line="259" w:lineRule="auto"/>
              <w:ind w:left="0" w:right="0" w:firstLine="0"/>
              <w:jc w:val="left"/>
            </w:pPr>
            <w:r>
              <w:rPr>
                <w:rFonts w:ascii="Times New Roman" w:eastAsia="Times New Roman" w:hAnsi="Times New Roman" w:cs="Times New Roman"/>
                <w:sz w:val="18"/>
              </w:rPr>
              <w:t xml:space="preserve"> </w:t>
            </w:r>
          </w:p>
        </w:tc>
      </w:tr>
      <w:tr w:rsidR="00A03747" w14:paraId="470C1356" w14:textId="77777777">
        <w:trPr>
          <w:trHeight w:val="269"/>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2F6788ED" w14:textId="77777777" w:rsidR="00A03747" w:rsidRDefault="00466F82">
            <w:pPr>
              <w:spacing w:after="0" w:line="259" w:lineRule="auto"/>
              <w:ind w:left="0" w:right="55" w:firstLine="0"/>
              <w:jc w:val="right"/>
            </w:pPr>
            <w:r>
              <w:rPr>
                <w:b/>
                <w:color w:val="412811"/>
              </w:rPr>
              <w:t>Date</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31FCB72D" w14:textId="77777777" w:rsidR="00A03747" w:rsidRDefault="00466F82">
            <w:pPr>
              <w:spacing w:after="0" w:line="259" w:lineRule="auto"/>
              <w:ind w:left="0" w:right="0" w:firstLine="0"/>
              <w:jc w:val="left"/>
            </w:pPr>
            <w:r>
              <w:rPr>
                <w:rFonts w:ascii="Times New Roman" w:eastAsia="Times New Roman" w:hAnsi="Times New Roman" w:cs="Times New Roman"/>
                <w:sz w:val="18"/>
              </w:rPr>
              <w:t xml:space="preserve"> </w:t>
            </w:r>
          </w:p>
        </w:tc>
      </w:tr>
      <w:tr w:rsidR="00A03747" w14:paraId="25D6E158" w14:textId="77777777">
        <w:trPr>
          <w:trHeight w:val="250"/>
        </w:trPr>
        <w:tc>
          <w:tcPr>
            <w:tcW w:w="10769" w:type="dxa"/>
            <w:gridSpan w:val="2"/>
            <w:tcBorders>
              <w:top w:val="single" w:sz="4" w:space="0" w:color="000000"/>
              <w:left w:val="single" w:sz="4" w:space="0" w:color="000000"/>
              <w:bottom w:val="single" w:sz="4" w:space="0" w:color="000000"/>
              <w:right w:val="single" w:sz="4" w:space="0" w:color="000000"/>
            </w:tcBorders>
            <w:shd w:val="clear" w:color="auto" w:fill="B0B2AE"/>
          </w:tcPr>
          <w:p w14:paraId="354EA9DA" w14:textId="77777777" w:rsidR="00A03747" w:rsidRDefault="00466F82">
            <w:pPr>
              <w:spacing w:after="0" w:line="259" w:lineRule="auto"/>
              <w:ind w:left="1" w:right="0" w:firstLine="0"/>
              <w:jc w:val="left"/>
            </w:pPr>
            <w:r>
              <w:rPr>
                <w:rFonts w:ascii="Times New Roman" w:eastAsia="Times New Roman" w:hAnsi="Times New Roman" w:cs="Times New Roman"/>
                <w:sz w:val="16"/>
              </w:rPr>
              <w:t xml:space="preserve"> </w:t>
            </w:r>
          </w:p>
        </w:tc>
      </w:tr>
      <w:tr w:rsidR="00A03747" w14:paraId="4D0D7E41" w14:textId="77777777">
        <w:trPr>
          <w:trHeight w:val="250"/>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3F8FBBF2" w14:textId="77777777" w:rsidR="00A03747" w:rsidRDefault="00466F82">
            <w:pPr>
              <w:spacing w:after="0" w:line="259" w:lineRule="auto"/>
              <w:ind w:left="0" w:right="54" w:firstLine="0"/>
              <w:jc w:val="right"/>
            </w:pPr>
            <w:proofErr w:type="spellStart"/>
            <w:r>
              <w:rPr>
                <w:b/>
                <w:color w:val="412811"/>
              </w:rPr>
              <w:t>Technium</w:t>
            </w:r>
            <w:proofErr w:type="spellEnd"/>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0829F7A1" w14:textId="77777777" w:rsidR="00A03747" w:rsidRDefault="00466F82">
            <w:pPr>
              <w:spacing w:after="0" w:line="259" w:lineRule="auto"/>
              <w:ind w:left="110" w:right="0" w:firstLine="0"/>
              <w:jc w:val="left"/>
            </w:pPr>
            <w:proofErr w:type="spellStart"/>
            <w:r>
              <w:t>Technium</w:t>
            </w:r>
            <w:proofErr w:type="spellEnd"/>
            <w:r>
              <w:t xml:space="preserve">, Inc. </w:t>
            </w:r>
          </w:p>
        </w:tc>
      </w:tr>
      <w:tr w:rsidR="00A03747" w14:paraId="392FCC11" w14:textId="77777777">
        <w:trPr>
          <w:trHeight w:val="773"/>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19B1683F" w14:textId="77777777" w:rsidR="00A03747" w:rsidRDefault="00466F82">
            <w:pPr>
              <w:spacing w:after="0" w:line="259" w:lineRule="auto"/>
              <w:ind w:left="1" w:right="0" w:firstLine="0"/>
              <w:jc w:val="left"/>
            </w:pPr>
            <w:r>
              <w:t xml:space="preserve"> </w:t>
            </w:r>
          </w:p>
          <w:p w14:paraId="45F8EA31" w14:textId="77777777" w:rsidR="00A03747" w:rsidRDefault="00466F82">
            <w:pPr>
              <w:spacing w:after="0" w:line="259" w:lineRule="auto"/>
              <w:ind w:left="0" w:right="55" w:firstLine="0"/>
              <w:jc w:val="right"/>
            </w:pPr>
            <w:r>
              <w:rPr>
                <w:b/>
                <w:color w:val="412811"/>
              </w:rPr>
              <w:t>Signature</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793D2134" w14:textId="77777777" w:rsidR="00A03747" w:rsidRDefault="00466F82">
            <w:pPr>
              <w:spacing w:after="0" w:line="259" w:lineRule="auto"/>
              <w:ind w:left="0" w:right="0" w:firstLine="0"/>
              <w:jc w:val="left"/>
            </w:pPr>
            <w:r>
              <w:rPr>
                <w:rFonts w:ascii="Times New Roman" w:eastAsia="Times New Roman" w:hAnsi="Times New Roman" w:cs="Times New Roman"/>
                <w:sz w:val="18"/>
              </w:rPr>
              <w:t xml:space="preserve"> </w:t>
            </w:r>
          </w:p>
        </w:tc>
      </w:tr>
      <w:tr w:rsidR="00A03747" w14:paraId="03037EF8" w14:textId="77777777">
        <w:trPr>
          <w:trHeight w:val="250"/>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79B46B88" w14:textId="77777777" w:rsidR="00A03747" w:rsidRDefault="00466F82">
            <w:pPr>
              <w:spacing w:after="0" w:line="259" w:lineRule="auto"/>
              <w:ind w:left="0" w:right="55" w:firstLine="0"/>
              <w:jc w:val="right"/>
            </w:pPr>
            <w:r>
              <w:rPr>
                <w:b/>
                <w:color w:val="412811"/>
              </w:rPr>
              <w:t>Name</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198E4BED" w14:textId="77777777" w:rsidR="00A03747" w:rsidRDefault="00466F82">
            <w:pPr>
              <w:spacing w:after="0" w:line="259" w:lineRule="auto"/>
              <w:ind w:left="0" w:right="0" w:firstLine="0"/>
              <w:jc w:val="left"/>
            </w:pPr>
            <w:r>
              <w:rPr>
                <w:rFonts w:ascii="Times New Roman" w:eastAsia="Times New Roman" w:hAnsi="Times New Roman" w:cs="Times New Roman"/>
                <w:sz w:val="16"/>
              </w:rPr>
              <w:t xml:space="preserve"> </w:t>
            </w:r>
          </w:p>
        </w:tc>
      </w:tr>
      <w:tr w:rsidR="00A03747" w14:paraId="2A6D9230" w14:textId="77777777">
        <w:trPr>
          <w:trHeight w:val="250"/>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382AA897" w14:textId="77777777" w:rsidR="00A03747" w:rsidRDefault="00466F82">
            <w:pPr>
              <w:spacing w:after="0" w:line="259" w:lineRule="auto"/>
              <w:ind w:left="0" w:right="54" w:firstLine="0"/>
              <w:jc w:val="right"/>
            </w:pPr>
            <w:r>
              <w:rPr>
                <w:b/>
                <w:color w:val="412811"/>
              </w:rPr>
              <w:t>Title</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5792810C" w14:textId="77777777" w:rsidR="00A03747" w:rsidRDefault="00466F82">
            <w:pPr>
              <w:spacing w:after="0" w:line="259" w:lineRule="auto"/>
              <w:ind w:left="0" w:right="0" w:firstLine="0"/>
              <w:jc w:val="left"/>
            </w:pPr>
            <w:r>
              <w:rPr>
                <w:rFonts w:ascii="Times New Roman" w:eastAsia="Times New Roman" w:hAnsi="Times New Roman" w:cs="Times New Roman"/>
                <w:sz w:val="16"/>
              </w:rPr>
              <w:t xml:space="preserve"> </w:t>
            </w:r>
          </w:p>
        </w:tc>
      </w:tr>
      <w:tr w:rsidR="00A03747" w14:paraId="53784C26" w14:textId="77777777">
        <w:trPr>
          <w:trHeight w:val="251"/>
        </w:trPr>
        <w:tc>
          <w:tcPr>
            <w:tcW w:w="3404" w:type="dxa"/>
            <w:tcBorders>
              <w:top w:val="single" w:sz="4" w:space="0" w:color="000000"/>
              <w:left w:val="single" w:sz="4" w:space="0" w:color="000000"/>
              <w:bottom w:val="single" w:sz="4" w:space="0" w:color="000000"/>
              <w:right w:val="single" w:sz="2" w:space="0" w:color="000000"/>
            </w:tcBorders>
            <w:shd w:val="clear" w:color="auto" w:fill="BDD6ED"/>
          </w:tcPr>
          <w:p w14:paraId="488DF355" w14:textId="77777777" w:rsidR="00A03747" w:rsidRDefault="00466F82">
            <w:pPr>
              <w:spacing w:after="0" w:line="259" w:lineRule="auto"/>
              <w:ind w:left="0" w:right="55" w:firstLine="0"/>
              <w:jc w:val="right"/>
            </w:pPr>
            <w:r>
              <w:rPr>
                <w:b/>
                <w:color w:val="412811"/>
              </w:rPr>
              <w:t>Date</w:t>
            </w:r>
            <w:r>
              <w:rPr>
                <w:b/>
              </w:rPr>
              <w:t xml:space="preserve"> </w:t>
            </w:r>
          </w:p>
        </w:tc>
        <w:tc>
          <w:tcPr>
            <w:tcW w:w="7365" w:type="dxa"/>
            <w:tcBorders>
              <w:top w:val="single" w:sz="4" w:space="0" w:color="000000"/>
              <w:left w:val="single" w:sz="2" w:space="0" w:color="000000"/>
              <w:bottom w:val="single" w:sz="4" w:space="0" w:color="000000"/>
              <w:right w:val="single" w:sz="4" w:space="0" w:color="000000"/>
            </w:tcBorders>
          </w:tcPr>
          <w:p w14:paraId="08BCF10E" w14:textId="77777777" w:rsidR="00A03747" w:rsidRDefault="00466F82">
            <w:pPr>
              <w:spacing w:after="0" w:line="259" w:lineRule="auto"/>
              <w:ind w:left="0" w:right="0" w:firstLine="0"/>
              <w:jc w:val="left"/>
            </w:pPr>
            <w:r>
              <w:rPr>
                <w:rFonts w:ascii="Times New Roman" w:eastAsia="Times New Roman" w:hAnsi="Times New Roman" w:cs="Times New Roman"/>
                <w:sz w:val="16"/>
              </w:rPr>
              <w:t xml:space="preserve"> </w:t>
            </w:r>
          </w:p>
        </w:tc>
      </w:tr>
    </w:tbl>
    <w:p w14:paraId="40A62482" w14:textId="2EE4D916" w:rsidR="00A03747" w:rsidRDefault="00466F82" w:rsidP="000B52A1">
      <w:pPr>
        <w:spacing w:after="1529" w:line="259" w:lineRule="auto"/>
        <w:ind w:left="0" w:right="0" w:firstLine="0"/>
        <w:jc w:val="left"/>
      </w:pPr>
      <w:r>
        <w:rPr>
          <w:sz w:val="22"/>
        </w:rPr>
        <w:t xml:space="preserve"> </w:t>
      </w:r>
    </w:p>
    <w:sectPr w:rsidR="00A03747">
      <w:headerReference w:type="even" r:id="rId7"/>
      <w:headerReference w:type="default" r:id="rId8"/>
      <w:footerReference w:type="even" r:id="rId9"/>
      <w:footerReference w:type="default" r:id="rId10"/>
      <w:headerReference w:type="first" r:id="rId11"/>
      <w:footerReference w:type="first" r:id="rId12"/>
      <w:pgSz w:w="12240" w:h="15840"/>
      <w:pgMar w:top="1247" w:right="637" w:bottom="462" w:left="360" w:header="720" w:footer="2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3308C" w14:textId="77777777" w:rsidR="00466F82" w:rsidRDefault="00466F82">
      <w:pPr>
        <w:spacing w:after="0" w:line="240" w:lineRule="auto"/>
      </w:pPr>
      <w:r>
        <w:separator/>
      </w:r>
    </w:p>
  </w:endnote>
  <w:endnote w:type="continuationSeparator" w:id="0">
    <w:p w14:paraId="0B663375" w14:textId="77777777" w:rsidR="00466F82" w:rsidRDefault="00466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EAED" w14:textId="77777777" w:rsidR="00A03747" w:rsidRDefault="00466F82">
    <w:pPr>
      <w:spacing w:after="76" w:line="259" w:lineRule="auto"/>
      <w:ind w:left="252" w:right="0" w:firstLine="0"/>
      <w:jc w:val="center"/>
    </w:pPr>
    <w:r>
      <w:rPr>
        <w:sz w:val="14"/>
      </w:rPr>
      <w:t xml:space="preserve">MPSD_v7.0 </w:t>
    </w:r>
  </w:p>
  <w:p w14:paraId="1DDC6D93" w14:textId="77777777" w:rsidR="00A03747" w:rsidRDefault="00466F82">
    <w:pPr>
      <w:spacing w:after="0" w:line="259" w:lineRule="auto"/>
      <w:ind w:left="0" w:right="364" w:firstLine="0"/>
      <w:jc w:val="right"/>
    </w:pP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of </w:t>
    </w:r>
    <w:r>
      <w:fldChar w:fldCharType="begin"/>
    </w:r>
    <w:r>
      <w:instrText xml:space="preserve"> NUMPAGES   \* MERGEFORMAT </w:instrText>
    </w:r>
    <w:r>
      <w:fldChar w:fldCharType="separate"/>
    </w:r>
    <w:r>
      <w:rPr>
        <w:rFonts w:ascii="Arial" w:eastAsia="Arial" w:hAnsi="Arial" w:cs="Arial"/>
        <w:sz w:val="16"/>
      </w:rPr>
      <w:t>3</w:t>
    </w:r>
    <w:r>
      <w:rPr>
        <w:rFonts w:ascii="Arial" w:eastAsia="Arial" w:hAnsi="Arial" w:cs="Arial"/>
        <w:sz w:val="16"/>
      </w:rPr>
      <w:fldChar w:fldCharType="end"/>
    </w:r>
    <w:r>
      <w:rPr>
        <w:rFonts w:ascii="Arial" w:eastAsia="Arial" w:hAnsi="Arial" w:cs="Arial"/>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F586A" w14:textId="77777777" w:rsidR="00A03747" w:rsidRDefault="00466F82">
    <w:pPr>
      <w:spacing w:after="76" w:line="259" w:lineRule="auto"/>
      <w:ind w:left="252" w:right="0" w:firstLine="0"/>
      <w:jc w:val="center"/>
    </w:pPr>
    <w:r>
      <w:rPr>
        <w:sz w:val="14"/>
      </w:rPr>
      <w:t xml:space="preserve">MPSD_v7.0 </w:t>
    </w:r>
  </w:p>
  <w:p w14:paraId="417FA031" w14:textId="77777777" w:rsidR="00A03747" w:rsidRDefault="00466F82">
    <w:pPr>
      <w:spacing w:after="0" w:line="259" w:lineRule="auto"/>
      <w:ind w:left="0" w:right="364" w:firstLine="0"/>
      <w:jc w:val="right"/>
    </w:pP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of </w:t>
    </w:r>
    <w:r>
      <w:fldChar w:fldCharType="begin"/>
    </w:r>
    <w:r>
      <w:instrText xml:space="preserve"> NUMPAGES   \* MERGEFORMAT </w:instrText>
    </w:r>
    <w:r>
      <w:fldChar w:fldCharType="separate"/>
    </w:r>
    <w:r>
      <w:rPr>
        <w:rFonts w:ascii="Arial" w:eastAsia="Arial" w:hAnsi="Arial" w:cs="Arial"/>
        <w:sz w:val="16"/>
      </w:rPr>
      <w:t>3</w:t>
    </w:r>
    <w:r>
      <w:rPr>
        <w:rFonts w:ascii="Arial" w:eastAsia="Arial" w:hAnsi="Arial" w:cs="Arial"/>
        <w:sz w:val="16"/>
      </w:rPr>
      <w:fldChar w:fldCharType="end"/>
    </w:r>
    <w:r>
      <w:rPr>
        <w:rFonts w:ascii="Arial" w:eastAsia="Arial" w:hAnsi="Arial" w:cs="Arial"/>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40C2D" w14:textId="77777777" w:rsidR="00A03747" w:rsidRDefault="00466F82">
    <w:pPr>
      <w:spacing w:after="76" w:line="259" w:lineRule="auto"/>
      <w:ind w:left="252" w:right="0" w:firstLine="0"/>
      <w:jc w:val="center"/>
    </w:pPr>
    <w:r>
      <w:rPr>
        <w:sz w:val="14"/>
      </w:rPr>
      <w:t xml:space="preserve">MPSD_v7.0 </w:t>
    </w:r>
  </w:p>
  <w:p w14:paraId="6313D96F" w14:textId="77777777" w:rsidR="00A03747" w:rsidRDefault="00466F82">
    <w:pPr>
      <w:spacing w:after="0" w:line="259" w:lineRule="auto"/>
      <w:ind w:left="0" w:right="364" w:firstLine="0"/>
      <w:jc w:val="right"/>
    </w:pP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of </w:t>
    </w:r>
    <w:r>
      <w:fldChar w:fldCharType="begin"/>
    </w:r>
    <w:r>
      <w:instrText xml:space="preserve"> NUMPAGES   \* MERGEFORMAT </w:instrText>
    </w:r>
    <w:r>
      <w:fldChar w:fldCharType="separate"/>
    </w:r>
    <w:r>
      <w:rPr>
        <w:rFonts w:ascii="Arial" w:eastAsia="Arial" w:hAnsi="Arial" w:cs="Arial"/>
        <w:sz w:val="16"/>
      </w:rPr>
      <w:t>3</w:t>
    </w:r>
    <w:r>
      <w:rPr>
        <w:rFonts w:ascii="Arial" w:eastAsia="Arial" w:hAnsi="Arial" w:cs="Arial"/>
        <w:sz w:val="16"/>
      </w:rPr>
      <w:fldChar w:fldCharType="end"/>
    </w:r>
    <w:r>
      <w:rPr>
        <w:rFonts w:ascii="Arial" w:eastAsia="Arial" w:hAnsi="Arial" w:cs="Arial"/>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9740B" w14:textId="77777777" w:rsidR="00466F82" w:rsidRDefault="00466F82">
      <w:pPr>
        <w:spacing w:after="0" w:line="240" w:lineRule="auto"/>
      </w:pPr>
      <w:r>
        <w:separator/>
      </w:r>
    </w:p>
  </w:footnote>
  <w:footnote w:type="continuationSeparator" w:id="0">
    <w:p w14:paraId="04FBB7E7" w14:textId="77777777" w:rsidR="00466F82" w:rsidRDefault="00466F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006E0" w14:textId="77777777" w:rsidR="00A03747" w:rsidRDefault="00466F82">
    <w:pPr>
      <w:tabs>
        <w:tab w:val="center" w:pos="1819"/>
        <w:tab w:val="center" w:pos="1051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67AA826" wp14:editId="6A91A327">
              <wp:simplePos x="0" y="0"/>
              <wp:positionH relativeFrom="page">
                <wp:posOffset>412114</wp:posOffset>
              </wp:positionH>
              <wp:positionV relativeFrom="page">
                <wp:posOffset>417196</wp:posOffset>
              </wp:positionV>
              <wp:extent cx="6949313" cy="670479"/>
              <wp:effectExtent l="0" t="0" r="0" b="0"/>
              <wp:wrapSquare wrapText="bothSides"/>
              <wp:docPr id="6392" name="Group 6392"/>
              <wp:cNvGraphicFramePr/>
              <a:graphic xmlns:a="http://schemas.openxmlformats.org/drawingml/2006/main">
                <a:graphicData uri="http://schemas.microsoft.com/office/word/2010/wordprocessingGroup">
                  <wpg:wgp>
                    <wpg:cNvGrpSpPr/>
                    <wpg:grpSpPr>
                      <a:xfrm>
                        <a:off x="0" y="0"/>
                        <a:ext cx="6949313" cy="670479"/>
                        <a:chOff x="0" y="0"/>
                        <a:chExt cx="6949313" cy="670479"/>
                      </a:xfrm>
                    </wpg:grpSpPr>
                    <pic:pic xmlns:pic="http://schemas.openxmlformats.org/drawingml/2006/picture">
                      <pic:nvPicPr>
                        <pic:cNvPr id="6393" name="Picture 6393"/>
                        <pic:cNvPicPr/>
                      </pic:nvPicPr>
                      <pic:blipFill>
                        <a:blip r:embed="rId1"/>
                        <a:stretch>
                          <a:fillRect/>
                        </a:stretch>
                      </pic:blipFill>
                      <pic:spPr>
                        <a:xfrm>
                          <a:off x="45086" y="0"/>
                          <a:ext cx="551180" cy="408055"/>
                        </a:xfrm>
                        <a:prstGeom prst="rect">
                          <a:avLst/>
                        </a:prstGeom>
                      </pic:spPr>
                    </pic:pic>
                    <wps:wsp>
                      <wps:cNvPr id="6394" name="Shape 6394"/>
                      <wps:cNvSpPr/>
                      <wps:spPr>
                        <a:xfrm>
                          <a:off x="0" y="518158"/>
                          <a:ext cx="6939788" cy="0"/>
                        </a:xfrm>
                        <a:custGeom>
                          <a:avLst/>
                          <a:gdLst/>
                          <a:ahLst/>
                          <a:cxnLst/>
                          <a:rect l="0" t="0" r="0" b="0"/>
                          <a:pathLst>
                            <a:path w="6939788">
                              <a:moveTo>
                                <a:pt x="0" y="0"/>
                              </a:moveTo>
                              <a:lnTo>
                                <a:pt x="6939788" y="0"/>
                              </a:lnTo>
                            </a:path>
                          </a:pathLst>
                        </a:custGeom>
                        <a:ln w="17145" cap="flat">
                          <a:round/>
                        </a:ln>
                      </wps:spPr>
                      <wps:style>
                        <a:lnRef idx="1">
                          <a:srgbClr val="000000"/>
                        </a:lnRef>
                        <a:fillRef idx="0">
                          <a:srgbClr val="000000">
                            <a:alpha val="0"/>
                          </a:srgbClr>
                        </a:fillRef>
                        <a:effectRef idx="0">
                          <a:scrgbClr r="0" g="0" b="0"/>
                        </a:effectRef>
                        <a:fontRef idx="none"/>
                      </wps:style>
                      <wps:bodyPr/>
                    </wps:wsp>
                    <wps:wsp>
                      <wps:cNvPr id="6396" name="Rectangle 6396"/>
                      <wps:cNvSpPr/>
                      <wps:spPr>
                        <a:xfrm>
                          <a:off x="4050158" y="99544"/>
                          <a:ext cx="2038092" cy="326776"/>
                        </a:xfrm>
                        <a:prstGeom prst="rect">
                          <a:avLst/>
                        </a:prstGeom>
                        <a:ln>
                          <a:noFill/>
                        </a:ln>
                      </wps:spPr>
                      <wps:txbx>
                        <w:txbxContent>
                          <w:p w14:paraId="11013087" w14:textId="77777777" w:rsidR="00A03747" w:rsidRDefault="00466F82">
                            <w:pPr>
                              <w:spacing w:after="160" w:line="259" w:lineRule="auto"/>
                              <w:ind w:left="0" w:right="0" w:firstLine="0"/>
                              <w:jc w:val="left"/>
                            </w:pPr>
                            <w:r>
                              <w:rPr>
                                <w:b/>
                                <w:sz w:val="40"/>
                              </w:rPr>
                              <w:t>STATEMENT</w:t>
                            </w:r>
                          </w:p>
                        </w:txbxContent>
                      </wps:txbx>
                      <wps:bodyPr horzOverflow="overflow" vert="horz" lIns="0" tIns="0" rIns="0" bIns="0" rtlCol="0">
                        <a:noAutofit/>
                      </wps:bodyPr>
                    </wps:wsp>
                    <wps:wsp>
                      <wps:cNvPr id="6397" name="Rectangle 6397"/>
                      <wps:cNvSpPr/>
                      <wps:spPr>
                        <a:xfrm>
                          <a:off x="5583302" y="99544"/>
                          <a:ext cx="98585" cy="326776"/>
                        </a:xfrm>
                        <a:prstGeom prst="rect">
                          <a:avLst/>
                        </a:prstGeom>
                        <a:ln>
                          <a:noFill/>
                        </a:ln>
                      </wps:spPr>
                      <wps:txbx>
                        <w:txbxContent>
                          <w:p w14:paraId="66144B9B"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398" name="Rectangle 6398"/>
                      <wps:cNvSpPr/>
                      <wps:spPr>
                        <a:xfrm>
                          <a:off x="5647311" y="99544"/>
                          <a:ext cx="454906" cy="326776"/>
                        </a:xfrm>
                        <a:prstGeom prst="rect">
                          <a:avLst/>
                        </a:prstGeom>
                        <a:ln>
                          <a:noFill/>
                        </a:ln>
                      </wps:spPr>
                      <wps:txbx>
                        <w:txbxContent>
                          <w:p w14:paraId="68E6A54D" w14:textId="77777777" w:rsidR="00A03747" w:rsidRDefault="00466F82">
                            <w:pPr>
                              <w:spacing w:after="160" w:line="259" w:lineRule="auto"/>
                              <w:ind w:left="0" w:right="0" w:firstLine="0"/>
                              <w:jc w:val="left"/>
                            </w:pPr>
                            <w:r>
                              <w:rPr>
                                <w:b/>
                                <w:sz w:val="40"/>
                              </w:rPr>
                              <w:t>OF</w:t>
                            </w:r>
                          </w:p>
                        </w:txbxContent>
                      </wps:txbx>
                      <wps:bodyPr horzOverflow="overflow" vert="horz" lIns="0" tIns="0" rIns="0" bIns="0" rtlCol="0">
                        <a:noAutofit/>
                      </wps:bodyPr>
                    </wps:wsp>
                    <wps:wsp>
                      <wps:cNvPr id="6399" name="Rectangle 6399"/>
                      <wps:cNvSpPr/>
                      <wps:spPr>
                        <a:xfrm>
                          <a:off x="5991735" y="99544"/>
                          <a:ext cx="98585" cy="326776"/>
                        </a:xfrm>
                        <a:prstGeom prst="rect">
                          <a:avLst/>
                        </a:prstGeom>
                        <a:ln>
                          <a:noFill/>
                        </a:ln>
                      </wps:spPr>
                      <wps:txbx>
                        <w:txbxContent>
                          <w:p w14:paraId="559C1374"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400" name="Rectangle 6400"/>
                      <wps:cNvSpPr/>
                      <wps:spPr>
                        <a:xfrm>
                          <a:off x="6052695" y="99544"/>
                          <a:ext cx="1077373" cy="326776"/>
                        </a:xfrm>
                        <a:prstGeom prst="rect">
                          <a:avLst/>
                        </a:prstGeom>
                        <a:ln>
                          <a:noFill/>
                        </a:ln>
                      </wps:spPr>
                      <wps:txbx>
                        <w:txbxContent>
                          <w:p w14:paraId="10484B72" w14:textId="77777777" w:rsidR="00A03747" w:rsidRDefault="00466F82">
                            <w:pPr>
                              <w:spacing w:after="160" w:line="259" w:lineRule="auto"/>
                              <w:ind w:left="0" w:right="0" w:firstLine="0"/>
                              <w:jc w:val="left"/>
                            </w:pPr>
                            <w:r>
                              <w:rPr>
                                <w:b/>
                                <w:sz w:val="40"/>
                              </w:rPr>
                              <w:t>WORK</w:t>
                            </w:r>
                          </w:p>
                        </w:txbxContent>
                      </wps:txbx>
                      <wps:bodyPr horzOverflow="overflow" vert="horz" lIns="0" tIns="0" rIns="0" bIns="0" rtlCol="0">
                        <a:noAutofit/>
                      </wps:bodyPr>
                    </wps:wsp>
                    <wps:wsp>
                      <wps:cNvPr id="6401" name="Rectangle 6401"/>
                      <wps:cNvSpPr/>
                      <wps:spPr>
                        <a:xfrm>
                          <a:off x="6863463" y="99544"/>
                          <a:ext cx="98585" cy="326776"/>
                        </a:xfrm>
                        <a:prstGeom prst="rect">
                          <a:avLst/>
                        </a:prstGeom>
                        <a:ln>
                          <a:noFill/>
                        </a:ln>
                      </wps:spPr>
                      <wps:txbx>
                        <w:txbxContent>
                          <w:p w14:paraId="7E9BBE72"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402" name="Rectangle 6402"/>
                      <wps:cNvSpPr/>
                      <wps:spPr>
                        <a:xfrm>
                          <a:off x="4156839" y="374933"/>
                          <a:ext cx="3612280" cy="165356"/>
                        </a:xfrm>
                        <a:prstGeom prst="rect">
                          <a:avLst/>
                        </a:prstGeom>
                        <a:ln>
                          <a:noFill/>
                        </a:ln>
                      </wps:spPr>
                      <wps:txbx>
                        <w:txbxContent>
                          <w:p w14:paraId="0EB07153" w14:textId="77777777" w:rsidR="00A03747" w:rsidRDefault="00466F82">
                            <w:pPr>
                              <w:spacing w:after="160" w:line="259" w:lineRule="auto"/>
                              <w:ind w:left="0" w:right="0" w:firstLine="0"/>
                              <w:jc w:val="left"/>
                            </w:pPr>
                            <w:r>
                              <w:t>Discovery and Project Initiation- Flex Agreement</w:t>
                            </w:r>
                          </w:p>
                        </w:txbxContent>
                      </wps:txbx>
                      <wps:bodyPr horzOverflow="overflow" vert="horz" lIns="0" tIns="0" rIns="0" bIns="0" rtlCol="0">
                        <a:noAutofit/>
                      </wps:bodyPr>
                    </wps:wsp>
                    <wps:wsp>
                      <wps:cNvPr id="6403" name="Rectangle 6403"/>
                      <wps:cNvSpPr/>
                      <wps:spPr>
                        <a:xfrm>
                          <a:off x="6869558" y="374933"/>
                          <a:ext cx="53292" cy="165356"/>
                        </a:xfrm>
                        <a:prstGeom prst="rect">
                          <a:avLst/>
                        </a:prstGeom>
                        <a:ln>
                          <a:noFill/>
                        </a:ln>
                      </wps:spPr>
                      <wps:txbx>
                        <w:txbxContent>
                          <w:p w14:paraId="4BAA686D" w14:textId="77777777" w:rsidR="00A03747" w:rsidRDefault="00466F82">
                            <w:pPr>
                              <w:spacing w:after="160" w:line="259" w:lineRule="auto"/>
                              <w:ind w:left="0" w:right="0" w:firstLine="0"/>
                              <w:jc w:val="left"/>
                            </w:pPr>
                            <w:r>
                              <w:t xml:space="preserve"> </w:t>
                            </w:r>
                          </w:p>
                        </w:txbxContent>
                      </wps:txbx>
                      <wps:bodyPr horzOverflow="overflow" vert="horz" lIns="0" tIns="0" rIns="0" bIns="0" rtlCol="0">
                        <a:noAutofit/>
                      </wps:bodyPr>
                    </wps:wsp>
                    <wps:wsp>
                      <wps:cNvPr id="6404" name="Rectangle 6404"/>
                      <wps:cNvSpPr/>
                      <wps:spPr>
                        <a:xfrm>
                          <a:off x="5187063" y="557992"/>
                          <a:ext cx="537805" cy="149608"/>
                        </a:xfrm>
                        <a:prstGeom prst="rect">
                          <a:avLst/>
                        </a:prstGeom>
                        <a:ln>
                          <a:noFill/>
                        </a:ln>
                      </wps:spPr>
                      <wps:txbx>
                        <w:txbxContent>
                          <w:p w14:paraId="17094F19" w14:textId="77777777" w:rsidR="00A03747" w:rsidRDefault="00466F82">
                            <w:pPr>
                              <w:spacing w:after="160" w:line="259" w:lineRule="auto"/>
                              <w:ind w:left="0" w:right="0" w:firstLine="0"/>
                              <w:jc w:val="left"/>
                            </w:pPr>
                            <w:r>
                              <w:rPr>
                                <w:sz w:val="18"/>
                              </w:rPr>
                              <w:t>Account</w:t>
                            </w:r>
                          </w:p>
                        </w:txbxContent>
                      </wps:txbx>
                      <wps:bodyPr horzOverflow="overflow" vert="horz" lIns="0" tIns="0" rIns="0" bIns="0" rtlCol="0">
                        <a:noAutofit/>
                      </wps:bodyPr>
                    </wps:wsp>
                    <wps:wsp>
                      <wps:cNvPr id="6405" name="Rectangle 6405"/>
                      <wps:cNvSpPr/>
                      <wps:spPr>
                        <a:xfrm>
                          <a:off x="5592446" y="557992"/>
                          <a:ext cx="48216" cy="149608"/>
                        </a:xfrm>
                        <a:prstGeom prst="rect">
                          <a:avLst/>
                        </a:prstGeom>
                        <a:ln>
                          <a:noFill/>
                        </a:ln>
                      </wps:spPr>
                      <wps:txbx>
                        <w:txbxContent>
                          <w:p w14:paraId="49C33870"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406" name="Rectangle 6406"/>
                      <wps:cNvSpPr/>
                      <wps:spPr>
                        <a:xfrm>
                          <a:off x="5619879" y="557992"/>
                          <a:ext cx="634238" cy="149608"/>
                        </a:xfrm>
                        <a:prstGeom prst="rect">
                          <a:avLst/>
                        </a:prstGeom>
                        <a:ln>
                          <a:noFill/>
                        </a:ln>
                      </wps:spPr>
                      <wps:txbx>
                        <w:txbxContent>
                          <w:p w14:paraId="2CFD4550" w14:textId="77777777" w:rsidR="00A03747" w:rsidRDefault="00466F82">
                            <w:pPr>
                              <w:spacing w:after="160" w:line="259" w:lineRule="auto"/>
                              <w:ind w:left="0" w:right="0" w:firstLine="0"/>
                              <w:jc w:val="left"/>
                            </w:pPr>
                            <w:r>
                              <w:rPr>
                                <w:sz w:val="18"/>
                              </w:rPr>
                              <w:t>Manager:</w:t>
                            </w:r>
                          </w:p>
                        </w:txbxContent>
                      </wps:txbx>
                      <wps:bodyPr horzOverflow="overflow" vert="horz" lIns="0" tIns="0" rIns="0" bIns="0" rtlCol="0">
                        <a:noAutofit/>
                      </wps:bodyPr>
                    </wps:wsp>
                    <wps:wsp>
                      <wps:cNvPr id="6407" name="Rectangle 6407"/>
                      <wps:cNvSpPr/>
                      <wps:spPr>
                        <a:xfrm>
                          <a:off x="6095367" y="557992"/>
                          <a:ext cx="48216" cy="149608"/>
                        </a:xfrm>
                        <a:prstGeom prst="rect">
                          <a:avLst/>
                        </a:prstGeom>
                        <a:ln>
                          <a:noFill/>
                        </a:ln>
                      </wps:spPr>
                      <wps:txbx>
                        <w:txbxContent>
                          <w:p w14:paraId="69B49DE5"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408" name="Rectangle 6408"/>
                      <wps:cNvSpPr/>
                      <wps:spPr>
                        <a:xfrm>
                          <a:off x="6125846" y="557992"/>
                          <a:ext cx="497445" cy="149608"/>
                        </a:xfrm>
                        <a:prstGeom prst="rect">
                          <a:avLst/>
                        </a:prstGeom>
                        <a:ln>
                          <a:noFill/>
                        </a:ln>
                      </wps:spPr>
                      <wps:txbx>
                        <w:txbxContent>
                          <w:p w14:paraId="7719B3C1" w14:textId="77777777" w:rsidR="00A03747" w:rsidRDefault="00466F82">
                            <w:pPr>
                              <w:spacing w:after="160" w:line="259" w:lineRule="auto"/>
                              <w:ind w:left="0" w:right="0" w:firstLine="0"/>
                              <w:jc w:val="left"/>
                            </w:pPr>
                            <w:r>
                              <w:rPr>
                                <w:sz w:val="18"/>
                              </w:rPr>
                              <w:t>Michael</w:t>
                            </w:r>
                          </w:p>
                        </w:txbxContent>
                      </wps:txbx>
                      <wps:bodyPr horzOverflow="overflow" vert="horz" lIns="0" tIns="0" rIns="0" bIns="0" rtlCol="0">
                        <a:noAutofit/>
                      </wps:bodyPr>
                    </wps:wsp>
                    <wps:wsp>
                      <wps:cNvPr id="6409" name="Rectangle 6409"/>
                      <wps:cNvSpPr/>
                      <wps:spPr>
                        <a:xfrm>
                          <a:off x="6500751" y="557992"/>
                          <a:ext cx="48216" cy="149608"/>
                        </a:xfrm>
                        <a:prstGeom prst="rect">
                          <a:avLst/>
                        </a:prstGeom>
                        <a:ln>
                          <a:noFill/>
                        </a:ln>
                      </wps:spPr>
                      <wps:txbx>
                        <w:txbxContent>
                          <w:p w14:paraId="39ECF08D"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410" name="Rectangle 6410"/>
                      <wps:cNvSpPr/>
                      <wps:spPr>
                        <a:xfrm>
                          <a:off x="6528182" y="557992"/>
                          <a:ext cx="454852" cy="149608"/>
                        </a:xfrm>
                        <a:prstGeom prst="rect">
                          <a:avLst/>
                        </a:prstGeom>
                        <a:ln>
                          <a:noFill/>
                        </a:ln>
                      </wps:spPr>
                      <wps:txbx>
                        <w:txbxContent>
                          <w:p w14:paraId="7B20E820" w14:textId="77777777" w:rsidR="00A03747" w:rsidRDefault="00466F82">
                            <w:pPr>
                              <w:spacing w:after="160" w:line="259" w:lineRule="auto"/>
                              <w:ind w:left="0" w:right="0" w:firstLine="0"/>
                              <w:jc w:val="left"/>
                            </w:pPr>
                            <w:r>
                              <w:rPr>
                                <w:sz w:val="18"/>
                              </w:rPr>
                              <w:t>Joseph</w:t>
                            </w:r>
                          </w:p>
                        </w:txbxContent>
                      </wps:txbx>
                      <wps:bodyPr horzOverflow="overflow" vert="horz" lIns="0" tIns="0" rIns="0" bIns="0" rtlCol="0">
                        <a:noAutofit/>
                      </wps:bodyPr>
                    </wps:wsp>
                    <wps:wsp>
                      <wps:cNvPr id="6411" name="Rectangle 6411"/>
                      <wps:cNvSpPr/>
                      <wps:spPr>
                        <a:xfrm>
                          <a:off x="6866511" y="557992"/>
                          <a:ext cx="48216" cy="149608"/>
                        </a:xfrm>
                        <a:prstGeom prst="rect">
                          <a:avLst/>
                        </a:prstGeom>
                        <a:ln>
                          <a:noFill/>
                        </a:ln>
                      </wps:spPr>
                      <wps:txbx>
                        <w:txbxContent>
                          <w:p w14:paraId="2542596C"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395" name="Shape 6395"/>
                      <wps:cNvSpPr/>
                      <wps:spPr>
                        <a:xfrm>
                          <a:off x="9525" y="661986"/>
                          <a:ext cx="6939788" cy="0"/>
                        </a:xfrm>
                        <a:custGeom>
                          <a:avLst/>
                          <a:gdLst/>
                          <a:ahLst/>
                          <a:cxnLst/>
                          <a:rect l="0" t="0" r="0" b="0"/>
                          <a:pathLst>
                            <a:path w="6939788">
                              <a:moveTo>
                                <a:pt x="0" y="0"/>
                              </a:moveTo>
                              <a:lnTo>
                                <a:pt x="6939788" y="0"/>
                              </a:lnTo>
                            </a:path>
                          </a:pathLst>
                        </a:custGeom>
                        <a:ln w="1714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92" style="width:547.19pt;height:52.7936pt;position:absolute;mso-position-horizontal-relative:page;mso-position-horizontal:absolute;margin-left:32.4499pt;mso-position-vertical-relative:page;margin-top:32.8501pt;" coordsize="69493,6704">
              <v:shape id="Picture 6393" style="position:absolute;width:5511;height:4080;left:450;top:0;" filled="f">
                <v:imagedata r:id="rId7"/>
              </v:shape>
              <v:shape id="Shape 6394" style="position:absolute;width:69397;height:0;left:0;top:5181;" coordsize="6939788,0" path="m0,0l6939788,0">
                <v:stroke weight="1.35pt" endcap="flat" joinstyle="round" on="true" color="#000000"/>
                <v:fill on="false" color="#000000" opacity="0"/>
              </v:shape>
              <v:rect id="Rectangle 6396" style="position:absolute;width:20380;height:3267;left:40501;top:995;" filled="f" stroked="f">
                <v:textbox inset="0,0,0,0">
                  <w:txbxContent>
                    <w:p>
                      <w:pPr>
                        <w:spacing w:before="0" w:after="160" w:line="259" w:lineRule="auto"/>
                        <w:ind w:left="0" w:right="0" w:firstLine="0"/>
                        <w:jc w:val="left"/>
                      </w:pPr>
                      <w:r>
                        <w:rPr>
                          <w:rFonts w:cs="Tahoma" w:hAnsi="Tahoma" w:eastAsia="Tahoma" w:ascii="Tahoma"/>
                          <w:b w:val="1"/>
                          <w:sz w:val="40"/>
                        </w:rPr>
                        <w:t xml:space="preserve">STATEMENT</w:t>
                      </w:r>
                    </w:p>
                  </w:txbxContent>
                </v:textbox>
              </v:rect>
              <v:rect id="Rectangle 6397" style="position:absolute;width:985;height:3267;left:55833;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398" style="position:absolute;width:4549;height:3267;left:56473;top:995;" filled="f" stroked="f">
                <v:textbox inset="0,0,0,0">
                  <w:txbxContent>
                    <w:p>
                      <w:pPr>
                        <w:spacing w:before="0" w:after="160" w:line="259" w:lineRule="auto"/>
                        <w:ind w:left="0" w:right="0" w:firstLine="0"/>
                        <w:jc w:val="left"/>
                      </w:pPr>
                      <w:r>
                        <w:rPr>
                          <w:rFonts w:cs="Tahoma" w:hAnsi="Tahoma" w:eastAsia="Tahoma" w:ascii="Tahoma"/>
                          <w:b w:val="1"/>
                          <w:sz w:val="40"/>
                        </w:rPr>
                        <w:t xml:space="preserve">OF</w:t>
                      </w:r>
                    </w:p>
                  </w:txbxContent>
                </v:textbox>
              </v:rect>
              <v:rect id="Rectangle 6399" style="position:absolute;width:985;height:3267;left:59917;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400" style="position:absolute;width:10773;height:3267;left:60526;top:995;" filled="f" stroked="f">
                <v:textbox inset="0,0,0,0">
                  <w:txbxContent>
                    <w:p>
                      <w:pPr>
                        <w:spacing w:before="0" w:after="160" w:line="259" w:lineRule="auto"/>
                        <w:ind w:left="0" w:right="0" w:firstLine="0"/>
                        <w:jc w:val="left"/>
                      </w:pPr>
                      <w:r>
                        <w:rPr>
                          <w:rFonts w:cs="Tahoma" w:hAnsi="Tahoma" w:eastAsia="Tahoma" w:ascii="Tahoma"/>
                          <w:b w:val="1"/>
                          <w:sz w:val="40"/>
                        </w:rPr>
                        <w:t xml:space="preserve">WORK</w:t>
                      </w:r>
                    </w:p>
                  </w:txbxContent>
                </v:textbox>
              </v:rect>
              <v:rect id="Rectangle 6401" style="position:absolute;width:985;height:3267;left:68634;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402" style="position:absolute;width:36122;height:1653;left:41568;top:3749;" filled="f" stroked="f">
                <v:textbox inset="0,0,0,0">
                  <w:txbxContent>
                    <w:p>
                      <w:pPr>
                        <w:spacing w:before="0" w:after="160" w:line="259" w:lineRule="auto"/>
                        <w:ind w:left="0" w:right="0" w:firstLine="0"/>
                        <w:jc w:val="left"/>
                      </w:pPr>
                      <w:r>
                        <w:rPr/>
                        <w:t xml:space="preserve">Discovery and Project Initiation- Flex Agreement</w:t>
                      </w:r>
                    </w:p>
                  </w:txbxContent>
                </v:textbox>
              </v:rect>
              <v:rect id="Rectangle 6403" style="position:absolute;width:532;height:1653;left:68695;top:3749;" filled="f" stroked="f">
                <v:textbox inset="0,0,0,0">
                  <w:txbxContent>
                    <w:p>
                      <w:pPr>
                        <w:spacing w:before="0" w:after="160" w:line="259" w:lineRule="auto"/>
                        <w:ind w:left="0" w:right="0" w:firstLine="0"/>
                        <w:jc w:val="left"/>
                      </w:pPr>
                      <w:r>
                        <w:rPr/>
                        <w:t xml:space="preserve"> </w:t>
                      </w:r>
                    </w:p>
                  </w:txbxContent>
                </v:textbox>
              </v:rect>
              <v:rect id="Rectangle 6404" style="position:absolute;width:5378;height:1496;left:51870;top:5579;" filled="f" stroked="f">
                <v:textbox inset="0,0,0,0">
                  <w:txbxContent>
                    <w:p>
                      <w:pPr>
                        <w:spacing w:before="0" w:after="160" w:line="259" w:lineRule="auto"/>
                        <w:ind w:left="0" w:right="0" w:firstLine="0"/>
                        <w:jc w:val="left"/>
                      </w:pPr>
                      <w:r>
                        <w:rPr>
                          <w:sz w:val="18"/>
                        </w:rPr>
                        <w:t xml:space="preserve">Account</w:t>
                      </w:r>
                    </w:p>
                  </w:txbxContent>
                </v:textbox>
              </v:rect>
              <v:rect id="Rectangle 6405" style="position:absolute;width:482;height:1496;left:55924;top:5579;" filled="f" stroked="f">
                <v:textbox inset="0,0,0,0">
                  <w:txbxContent>
                    <w:p>
                      <w:pPr>
                        <w:spacing w:before="0" w:after="160" w:line="259" w:lineRule="auto"/>
                        <w:ind w:left="0" w:right="0" w:firstLine="0"/>
                        <w:jc w:val="left"/>
                      </w:pPr>
                      <w:r>
                        <w:rPr>
                          <w:sz w:val="18"/>
                        </w:rPr>
                        <w:t xml:space="preserve"> </w:t>
                      </w:r>
                    </w:p>
                  </w:txbxContent>
                </v:textbox>
              </v:rect>
              <v:rect id="Rectangle 6406" style="position:absolute;width:6342;height:1496;left:56198;top:5579;" filled="f" stroked="f">
                <v:textbox inset="0,0,0,0">
                  <w:txbxContent>
                    <w:p>
                      <w:pPr>
                        <w:spacing w:before="0" w:after="160" w:line="259" w:lineRule="auto"/>
                        <w:ind w:left="0" w:right="0" w:firstLine="0"/>
                        <w:jc w:val="left"/>
                      </w:pPr>
                      <w:r>
                        <w:rPr>
                          <w:sz w:val="18"/>
                        </w:rPr>
                        <w:t xml:space="preserve">Manager:</w:t>
                      </w:r>
                    </w:p>
                  </w:txbxContent>
                </v:textbox>
              </v:rect>
              <v:rect id="Rectangle 6407" style="position:absolute;width:482;height:1496;left:60953;top:5579;" filled="f" stroked="f">
                <v:textbox inset="0,0,0,0">
                  <w:txbxContent>
                    <w:p>
                      <w:pPr>
                        <w:spacing w:before="0" w:after="160" w:line="259" w:lineRule="auto"/>
                        <w:ind w:left="0" w:right="0" w:firstLine="0"/>
                        <w:jc w:val="left"/>
                      </w:pPr>
                      <w:r>
                        <w:rPr>
                          <w:sz w:val="18"/>
                        </w:rPr>
                        <w:t xml:space="preserve"> </w:t>
                      </w:r>
                    </w:p>
                  </w:txbxContent>
                </v:textbox>
              </v:rect>
              <v:rect id="Rectangle 6408" style="position:absolute;width:4974;height:1496;left:61258;top:5579;" filled="f" stroked="f">
                <v:textbox inset="0,0,0,0">
                  <w:txbxContent>
                    <w:p>
                      <w:pPr>
                        <w:spacing w:before="0" w:after="160" w:line="259" w:lineRule="auto"/>
                        <w:ind w:left="0" w:right="0" w:firstLine="0"/>
                        <w:jc w:val="left"/>
                      </w:pPr>
                      <w:r>
                        <w:rPr>
                          <w:sz w:val="18"/>
                        </w:rPr>
                        <w:t xml:space="preserve">Michael</w:t>
                      </w:r>
                    </w:p>
                  </w:txbxContent>
                </v:textbox>
              </v:rect>
              <v:rect id="Rectangle 6409" style="position:absolute;width:482;height:1496;left:65007;top:5579;" filled="f" stroked="f">
                <v:textbox inset="0,0,0,0">
                  <w:txbxContent>
                    <w:p>
                      <w:pPr>
                        <w:spacing w:before="0" w:after="160" w:line="259" w:lineRule="auto"/>
                        <w:ind w:left="0" w:right="0" w:firstLine="0"/>
                        <w:jc w:val="left"/>
                      </w:pPr>
                      <w:r>
                        <w:rPr>
                          <w:sz w:val="18"/>
                        </w:rPr>
                        <w:t xml:space="preserve"> </w:t>
                      </w:r>
                    </w:p>
                  </w:txbxContent>
                </v:textbox>
              </v:rect>
              <v:rect id="Rectangle 6410" style="position:absolute;width:4548;height:1496;left:65281;top:5579;" filled="f" stroked="f">
                <v:textbox inset="0,0,0,0">
                  <w:txbxContent>
                    <w:p>
                      <w:pPr>
                        <w:spacing w:before="0" w:after="160" w:line="259" w:lineRule="auto"/>
                        <w:ind w:left="0" w:right="0" w:firstLine="0"/>
                        <w:jc w:val="left"/>
                      </w:pPr>
                      <w:r>
                        <w:rPr>
                          <w:sz w:val="18"/>
                        </w:rPr>
                        <w:t xml:space="preserve">Joseph</w:t>
                      </w:r>
                    </w:p>
                  </w:txbxContent>
                </v:textbox>
              </v:rect>
              <v:rect id="Rectangle 6411" style="position:absolute;width:482;height:1496;left:68665;top:5579;" filled="f" stroked="f">
                <v:textbox inset="0,0,0,0">
                  <w:txbxContent>
                    <w:p>
                      <w:pPr>
                        <w:spacing w:before="0" w:after="160" w:line="259" w:lineRule="auto"/>
                        <w:ind w:left="0" w:right="0" w:firstLine="0"/>
                        <w:jc w:val="left"/>
                      </w:pPr>
                      <w:r>
                        <w:rPr>
                          <w:sz w:val="18"/>
                        </w:rPr>
                        <w:t xml:space="preserve"> </w:t>
                      </w:r>
                    </w:p>
                  </w:txbxContent>
                </v:textbox>
              </v:rect>
              <v:shape id="Shape 6395" style="position:absolute;width:69397;height:0;left:95;top:6619;" coordsize="6939788,0" path="m0,0l6939788,0">
                <v:stroke weight="1.35pt" endcap="flat" joinstyle="round" on="true" color="#000000"/>
                <v:fill on="false" color="#000000" opacity="0"/>
              </v:shape>
              <w10:wrap type="square"/>
            </v:group>
          </w:pict>
        </mc:Fallback>
      </mc:AlternateContent>
    </w:r>
    <w:r>
      <w:rPr>
        <w:rFonts w:ascii="Calibri" w:eastAsia="Calibri" w:hAnsi="Calibri" w:cs="Calibri"/>
        <w:sz w:val="22"/>
      </w:rPr>
      <w:tab/>
    </w:r>
    <w:r>
      <w:rPr>
        <w:sz w:val="14"/>
      </w:rPr>
      <w:t xml:space="preserve">©2026 </w:t>
    </w:r>
    <w:proofErr w:type="spellStart"/>
    <w:r>
      <w:rPr>
        <w:sz w:val="14"/>
      </w:rPr>
      <w:t>Technium</w:t>
    </w:r>
    <w:proofErr w:type="spellEnd"/>
    <w:r>
      <w:rPr>
        <w:sz w:val="14"/>
      </w:rPr>
      <w:t xml:space="preserve">, Inc. All Rights </w:t>
    </w:r>
    <w:r>
      <w:rPr>
        <w:sz w:val="14"/>
      </w:rPr>
      <w:t xml:space="preserve">Reserved. </w:t>
    </w:r>
    <w:r>
      <w:rPr>
        <w:sz w:val="14"/>
      </w:rPr>
      <w:tab/>
      <w:t xml:space="preserve">CONFIDENTIAL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AA8CA" w14:textId="77777777" w:rsidR="00A03747" w:rsidRDefault="00466F82">
    <w:pPr>
      <w:tabs>
        <w:tab w:val="center" w:pos="1819"/>
        <w:tab w:val="center" w:pos="1051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02CF7D7" wp14:editId="082CE9CC">
              <wp:simplePos x="0" y="0"/>
              <wp:positionH relativeFrom="page">
                <wp:posOffset>412114</wp:posOffset>
              </wp:positionH>
              <wp:positionV relativeFrom="page">
                <wp:posOffset>417196</wp:posOffset>
              </wp:positionV>
              <wp:extent cx="6949313" cy="670479"/>
              <wp:effectExtent l="0" t="0" r="0" b="0"/>
              <wp:wrapSquare wrapText="bothSides"/>
              <wp:docPr id="6338" name="Group 6338"/>
              <wp:cNvGraphicFramePr/>
              <a:graphic xmlns:a="http://schemas.openxmlformats.org/drawingml/2006/main">
                <a:graphicData uri="http://schemas.microsoft.com/office/word/2010/wordprocessingGroup">
                  <wpg:wgp>
                    <wpg:cNvGrpSpPr/>
                    <wpg:grpSpPr>
                      <a:xfrm>
                        <a:off x="0" y="0"/>
                        <a:ext cx="6949313" cy="670479"/>
                        <a:chOff x="0" y="0"/>
                        <a:chExt cx="6949313" cy="670479"/>
                      </a:xfrm>
                    </wpg:grpSpPr>
                    <pic:pic xmlns:pic="http://schemas.openxmlformats.org/drawingml/2006/picture">
                      <pic:nvPicPr>
                        <pic:cNvPr id="6339" name="Picture 6339"/>
                        <pic:cNvPicPr/>
                      </pic:nvPicPr>
                      <pic:blipFill>
                        <a:blip r:embed="rId1"/>
                        <a:stretch>
                          <a:fillRect/>
                        </a:stretch>
                      </pic:blipFill>
                      <pic:spPr>
                        <a:xfrm>
                          <a:off x="45086" y="0"/>
                          <a:ext cx="551180" cy="408055"/>
                        </a:xfrm>
                        <a:prstGeom prst="rect">
                          <a:avLst/>
                        </a:prstGeom>
                      </pic:spPr>
                    </pic:pic>
                    <wps:wsp>
                      <wps:cNvPr id="6340" name="Shape 6340"/>
                      <wps:cNvSpPr/>
                      <wps:spPr>
                        <a:xfrm>
                          <a:off x="0" y="518158"/>
                          <a:ext cx="6939788" cy="0"/>
                        </a:xfrm>
                        <a:custGeom>
                          <a:avLst/>
                          <a:gdLst/>
                          <a:ahLst/>
                          <a:cxnLst/>
                          <a:rect l="0" t="0" r="0" b="0"/>
                          <a:pathLst>
                            <a:path w="6939788">
                              <a:moveTo>
                                <a:pt x="0" y="0"/>
                              </a:moveTo>
                              <a:lnTo>
                                <a:pt x="6939788" y="0"/>
                              </a:lnTo>
                            </a:path>
                          </a:pathLst>
                        </a:custGeom>
                        <a:ln w="17145" cap="flat">
                          <a:round/>
                        </a:ln>
                      </wps:spPr>
                      <wps:style>
                        <a:lnRef idx="1">
                          <a:srgbClr val="000000"/>
                        </a:lnRef>
                        <a:fillRef idx="0">
                          <a:srgbClr val="000000">
                            <a:alpha val="0"/>
                          </a:srgbClr>
                        </a:fillRef>
                        <a:effectRef idx="0">
                          <a:scrgbClr r="0" g="0" b="0"/>
                        </a:effectRef>
                        <a:fontRef idx="none"/>
                      </wps:style>
                      <wps:bodyPr/>
                    </wps:wsp>
                    <wps:wsp>
                      <wps:cNvPr id="6342" name="Rectangle 6342"/>
                      <wps:cNvSpPr/>
                      <wps:spPr>
                        <a:xfrm>
                          <a:off x="4050158" y="99544"/>
                          <a:ext cx="2038092" cy="326776"/>
                        </a:xfrm>
                        <a:prstGeom prst="rect">
                          <a:avLst/>
                        </a:prstGeom>
                        <a:ln>
                          <a:noFill/>
                        </a:ln>
                      </wps:spPr>
                      <wps:txbx>
                        <w:txbxContent>
                          <w:p w14:paraId="648B956E" w14:textId="77777777" w:rsidR="00A03747" w:rsidRDefault="00466F82">
                            <w:pPr>
                              <w:spacing w:after="160" w:line="259" w:lineRule="auto"/>
                              <w:ind w:left="0" w:right="0" w:firstLine="0"/>
                              <w:jc w:val="left"/>
                            </w:pPr>
                            <w:r>
                              <w:rPr>
                                <w:b/>
                                <w:sz w:val="40"/>
                              </w:rPr>
                              <w:t>STATEMENT</w:t>
                            </w:r>
                          </w:p>
                        </w:txbxContent>
                      </wps:txbx>
                      <wps:bodyPr horzOverflow="overflow" vert="horz" lIns="0" tIns="0" rIns="0" bIns="0" rtlCol="0">
                        <a:noAutofit/>
                      </wps:bodyPr>
                    </wps:wsp>
                    <wps:wsp>
                      <wps:cNvPr id="6343" name="Rectangle 6343"/>
                      <wps:cNvSpPr/>
                      <wps:spPr>
                        <a:xfrm>
                          <a:off x="5583302" y="99544"/>
                          <a:ext cx="98585" cy="326776"/>
                        </a:xfrm>
                        <a:prstGeom prst="rect">
                          <a:avLst/>
                        </a:prstGeom>
                        <a:ln>
                          <a:noFill/>
                        </a:ln>
                      </wps:spPr>
                      <wps:txbx>
                        <w:txbxContent>
                          <w:p w14:paraId="7C85800D"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344" name="Rectangle 6344"/>
                      <wps:cNvSpPr/>
                      <wps:spPr>
                        <a:xfrm>
                          <a:off x="5647311" y="99544"/>
                          <a:ext cx="454906" cy="326776"/>
                        </a:xfrm>
                        <a:prstGeom prst="rect">
                          <a:avLst/>
                        </a:prstGeom>
                        <a:ln>
                          <a:noFill/>
                        </a:ln>
                      </wps:spPr>
                      <wps:txbx>
                        <w:txbxContent>
                          <w:p w14:paraId="7A0FD489" w14:textId="77777777" w:rsidR="00A03747" w:rsidRDefault="00466F82">
                            <w:pPr>
                              <w:spacing w:after="160" w:line="259" w:lineRule="auto"/>
                              <w:ind w:left="0" w:right="0" w:firstLine="0"/>
                              <w:jc w:val="left"/>
                            </w:pPr>
                            <w:r>
                              <w:rPr>
                                <w:b/>
                                <w:sz w:val="40"/>
                              </w:rPr>
                              <w:t>OF</w:t>
                            </w:r>
                          </w:p>
                        </w:txbxContent>
                      </wps:txbx>
                      <wps:bodyPr horzOverflow="overflow" vert="horz" lIns="0" tIns="0" rIns="0" bIns="0" rtlCol="0">
                        <a:noAutofit/>
                      </wps:bodyPr>
                    </wps:wsp>
                    <wps:wsp>
                      <wps:cNvPr id="6345" name="Rectangle 6345"/>
                      <wps:cNvSpPr/>
                      <wps:spPr>
                        <a:xfrm>
                          <a:off x="5991735" y="99544"/>
                          <a:ext cx="98585" cy="326776"/>
                        </a:xfrm>
                        <a:prstGeom prst="rect">
                          <a:avLst/>
                        </a:prstGeom>
                        <a:ln>
                          <a:noFill/>
                        </a:ln>
                      </wps:spPr>
                      <wps:txbx>
                        <w:txbxContent>
                          <w:p w14:paraId="1EA9EBD4"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346" name="Rectangle 6346"/>
                      <wps:cNvSpPr/>
                      <wps:spPr>
                        <a:xfrm>
                          <a:off x="6052695" y="99544"/>
                          <a:ext cx="1077373" cy="326776"/>
                        </a:xfrm>
                        <a:prstGeom prst="rect">
                          <a:avLst/>
                        </a:prstGeom>
                        <a:ln>
                          <a:noFill/>
                        </a:ln>
                      </wps:spPr>
                      <wps:txbx>
                        <w:txbxContent>
                          <w:p w14:paraId="72FC4088" w14:textId="77777777" w:rsidR="00A03747" w:rsidRDefault="00466F82">
                            <w:pPr>
                              <w:spacing w:after="160" w:line="259" w:lineRule="auto"/>
                              <w:ind w:left="0" w:right="0" w:firstLine="0"/>
                              <w:jc w:val="left"/>
                            </w:pPr>
                            <w:r>
                              <w:rPr>
                                <w:b/>
                                <w:sz w:val="40"/>
                              </w:rPr>
                              <w:t>WORK</w:t>
                            </w:r>
                          </w:p>
                        </w:txbxContent>
                      </wps:txbx>
                      <wps:bodyPr horzOverflow="overflow" vert="horz" lIns="0" tIns="0" rIns="0" bIns="0" rtlCol="0">
                        <a:noAutofit/>
                      </wps:bodyPr>
                    </wps:wsp>
                    <wps:wsp>
                      <wps:cNvPr id="6347" name="Rectangle 6347"/>
                      <wps:cNvSpPr/>
                      <wps:spPr>
                        <a:xfrm>
                          <a:off x="6863463" y="99544"/>
                          <a:ext cx="98585" cy="326776"/>
                        </a:xfrm>
                        <a:prstGeom prst="rect">
                          <a:avLst/>
                        </a:prstGeom>
                        <a:ln>
                          <a:noFill/>
                        </a:ln>
                      </wps:spPr>
                      <wps:txbx>
                        <w:txbxContent>
                          <w:p w14:paraId="2D23F8FD"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348" name="Rectangle 6348"/>
                      <wps:cNvSpPr/>
                      <wps:spPr>
                        <a:xfrm>
                          <a:off x="4156839" y="374933"/>
                          <a:ext cx="3612280" cy="165356"/>
                        </a:xfrm>
                        <a:prstGeom prst="rect">
                          <a:avLst/>
                        </a:prstGeom>
                        <a:ln>
                          <a:noFill/>
                        </a:ln>
                      </wps:spPr>
                      <wps:txbx>
                        <w:txbxContent>
                          <w:p w14:paraId="0D917E89" w14:textId="77777777" w:rsidR="00A03747" w:rsidRDefault="00466F82">
                            <w:pPr>
                              <w:spacing w:after="160" w:line="259" w:lineRule="auto"/>
                              <w:ind w:left="0" w:right="0" w:firstLine="0"/>
                              <w:jc w:val="left"/>
                            </w:pPr>
                            <w:r>
                              <w:t>Discovery and Project Initiation- Flex Agreement</w:t>
                            </w:r>
                          </w:p>
                        </w:txbxContent>
                      </wps:txbx>
                      <wps:bodyPr horzOverflow="overflow" vert="horz" lIns="0" tIns="0" rIns="0" bIns="0" rtlCol="0">
                        <a:noAutofit/>
                      </wps:bodyPr>
                    </wps:wsp>
                    <wps:wsp>
                      <wps:cNvPr id="6349" name="Rectangle 6349"/>
                      <wps:cNvSpPr/>
                      <wps:spPr>
                        <a:xfrm>
                          <a:off x="6869558" y="374933"/>
                          <a:ext cx="53292" cy="165356"/>
                        </a:xfrm>
                        <a:prstGeom prst="rect">
                          <a:avLst/>
                        </a:prstGeom>
                        <a:ln>
                          <a:noFill/>
                        </a:ln>
                      </wps:spPr>
                      <wps:txbx>
                        <w:txbxContent>
                          <w:p w14:paraId="7AADA2B7" w14:textId="77777777" w:rsidR="00A03747" w:rsidRDefault="00466F82">
                            <w:pPr>
                              <w:spacing w:after="160" w:line="259" w:lineRule="auto"/>
                              <w:ind w:left="0" w:right="0" w:firstLine="0"/>
                              <w:jc w:val="left"/>
                            </w:pPr>
                            <w:r>
                              <w:t xml:space="preserve"> </w:t>
                            </w:r>
                          </w:p>
                        </w:txbxContent>
                      </wps:txbx>
                      <wps:bodyPr horzOverflow="overflow" vert="horz" lIns="0" tIns="0" rIns="0" bIns="0" rtlCol="0">
                        <a:noAutofit/>
                      </wps:bodyPr>
                    </wps:wsp>
                    <wps:wsp>
                      <wps:cNvPr id="6350" name="Rectangle 6350"/>
                      <wps:cNvSpPr/>
                      <wps:spPr>
                        <a:xfrm>
                          <a:off x="5187063" y="557992"/>
                          <a:ext cx="537805" cy="149608"/>
                        </a:xfrm>
                        <a:prstGeom prst="rect">
                          <a:avLst/>
                        </a:prstGeom>
                        <a:ln>
                          <a:noFill/>
                        </a:ln>
                      </wps:spPr>
                      <wps:txbx>
                        <w:txbxContent>
                          <w:p w14:paraId="59FD570C" w14:textId="77777777" w:rsidR="00A03747" w:rsidRDefault="00466F82">
                            <w:pPr>
                              <w:spacing w:after="160" w:line="259" w:lineRule="auto"/>
                              <w:ind w:left="0" w:right="0" w:firstLine="0"/>
                              <w:jc w:val="left"/>
                            </w:pPr>
                            <w:r>
                              <w:rPr>
                                <w:sz w:val="18"/>
                              </w:rPr>
                              <w:t>Account</w:t>
                            </w:r>
                          </w:p>
                        </w:txbxContent>
                      </wps:txbx>
                      <wps:bodyPr horzOverflow="overflow" vert="horz" lIns="0" tIns="0" rIns="0" bIns="0" rtlCol="0">
                        <a:noAutofit/>
                      </wps:bodyPr>
                    </wps:wsp>
                    <wps:wsp>
                      <wps:cNvPr id="6351" name="Rectangle 6351"/>
                      <wps:cNvSpPr/>
                      <wps:spPr>
                        <a:xfrm>
                          <a:off x="5592446" y="557992"/>
                          <a:ext cx="48216" cy="149608"/>
                        </a:xfrm>
                        <a:prstGeom prst="rect">
                          <a:avLst/>
                        </a:prstGeom>
                        <a:ln>
                          <a:noFill/>
                        </a:ln>
                      </wps:spPr>
                      <wps:txbx>
                        <w:txbxContent>
                          <w:p w14:paraId="37208856"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352" name="Rectangle 6352"/>
                      <wps:cNvSpPr/>
                      <wps:spPr>
                        <a:xfrm>
                          <a:off x="5619879" y="557992"/>
                          <a:ext cx="634238" cy="149608"/>
                        </a:xfrm>
                        <a:prstGeom prst="rect">
                          <a:avLst/>
                        </a:prstGeom>
                        <a:ln>
                          <a:noFill/>
                        </a:ln>
                      </wps:spPr>
                      <wps:txbx>
                        <w:txbxContent>
                          <w:p w14:paraId="0A36AAA2" w14:textId="77777777" w:rsidR="00A03747" w:rsidRDefault="00466F82">
                            <w:pPr>
                              <w:spacing w:after="160" w:line="259" w:lineRule="auto"/>
                              <w:ind w:left="0" w:right="0" w:firstLine="0"/>
                              <w:jc w:val="left"/>
                            </w:pPr>
                            <w:r>
                              <w:rPr>
                                <w:sz w:val="18"/>
                              </w:rPr>
                              <w:t>Manager:</w:t>
                            </w:r>
                          </w:p>
                        </w:txbxContent>
                      </wps:txbx>
                      <wps:bodyPr horzOverflow="overflow" vert="horz" lIns="0" tIns="0" rIns="0" bIns="0" rtlCol="0">
                        <a:noAutofit/>
                      </wps:bodyPr>
                    </wps:wsp>
                    <wps:wsp>
                      <wps:cNvPr id="6353" name="Rectangle 6353"/>
                      <wps:cNvSpPr/>
                      <wps:spPr>
                        <a:xfrm>
                          <a:off x="6095367" y="557992"/>
                          <a:ext cx="48216" cy="149608"/>
                        </a:xfrm>
                        <a:prstGeom prst="rect">
                          <a:avLst/>
                        </a:prstGeom>
                        <a:ln>
                          <a:noFill/>
                        </a:ln>
                      </wps:spPr>
                      <wps:txbx>
                        <w:txbxContent>
                          <w:p w14:paraId="2A9EB95D"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354" name="Rectangle 6354"/>
                      <wps:cNvSpPr/>
                      <wps:spPr>
                        <a:xfrm>
                          <a:off x="6125846" y="557992"/>
                          <a:ext cx="497445" cy="149608"/>
                        </a:xfrm>
                        <a:prstGeom prst="rect">
                          <a:avLst/>
                        </a:prstGeom>
                        <a:ln>
                          <a:noFill/>
                        </a:ln>
                      </wps:spPr>
                      <wps:txbx>
                        <w:txbxContent>
                          <w:p w14:paraId="15D3C0E0" w14:textId="77777777" w:rsidR="00A03747" w:rsidRDefault="00466F82">
                            <w:pPr>
                              <w:spacing w:after="160" w:line="259" w:lineRule="auto"/>
                              <w:ind w:left="0" w:right="0" w:firstLine="0"/>
                              <w:jc w:val="left"/>
                            </w:pPr>
                            <w:r>
                              <w:rPr>
                                <w:sz w:val="18"/>
                              </w:rPr>
                              <w:t>Michael</w:t>
                            </w:r>
                          </w:p>
                        </w:txbxContent>
                      </wps:txbx>
                      <wps:bodyPr horzOverflow="overflow" vert="horz" lIns="0" tIns="0" rIns="0" bIns="0" rtlCol="0">
                        <a:noAutofit/>
                      </wps:bodyPr>
                    </wps:wsp>
                    <wps:wsp>
                      <wps:cNvPr id="6355" name="Rectangle 6355"/>
                      <wps:cNvSpPr/>
                      <wps:spPr>
                        <a:xfrm>
                          <a:off x="6500751" y="557992"/>
                          <a:ext cx="48216" cy="149608"/>
                        </a:xfrm>
                        <a:prstGeom prst="rect">
                          <a:avLst/>
                        </a:prstGeom>
                        <a:ln>
                          <a:noFill/>
                        </a:ln>
                      </wps:spPr>
                      <wps:txbx>
                        <w:txbxContent>
                          <w:p w14:paraId="119A2AEC"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356" name="Rectangle 6356"/>
                      <wps:cNvSpPr/>
                      <wps:spPr>
                        <a:xfrm>
                          <a:off x="6528182" y="557992"/>
                          <a:ext cx="454852" cy="149608"/>
                        </a:xfrm>
                        <a:prstGeom prst="rect">
                          <a:avLst/>
                        </a:prstGeom>
                        <a:ln>
                          <a:noFill/>
                        </a:ln>
                      </wps:spPr>
                      <wps:txbx>
                        <w:txbxContent>
                          <w:p w14:paraId="17630D30" w14:textId="77777777" w:rsidR="00A03747" w:rsidRDefault="00466F82">
                            <w:pPr>
                              <w:spacing w:after="160" w:line="259" w:lineRule="auto"/>
                              <w:ind w:left="0" w:right="0" w:firstLine="0"/>
                              <w:jc w:val="left"/>
                            </w:pPr>
                            <w:r>
                              <w:rPr>
                                <w:sz w:val="18"/>
                              </w:rPr>
                              <w:t>Joseph</w:t>
                            </w:r>
                          </w:p>
                        </w:txbxContent>
                      </wps:txbx>
                      <wps:bodyPr horzOverflow="overflow" vert="horz" lIns="0" tIns="0" rIns="0" bIns="0" rtlCol="0">
                        <a:noAutofit/>
                      </wps:bodyPr>
                    </wps:wsp>
                    <wps:wsp>
                      <wps:cNvPr id="6357" name="Rectangle 6357"/>
                      <wps:cNvSpPr/>
                      <wps:spPr>
                        <a:xfrm>
                          <a:off x="6866511" y="557992"/>
                          <a:ext cx="48216" cy="149608"/>
                        </a:xfrm>
                        <a:prstGeom prst="rect">
                          <a:avLst/>
                        </a:prstGeom>
                        <a:ln>
                          <a:noFill/>
                        </a:ln>
                      </wps:spPr>
                      <wps:txbx>
                        <w:txbxContent>
                          <w:p w14:paraId="17FB9086"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341" name="Shape 6341"/>
                      <wps:cNvSpPr/>
                      <wps:spPr>
                        <a:xfrm>
                          <a:off x="9525" y="661986"/>
                          <a:ext cx="6939788" cy="0"/>
                        </a:xfrm>
                        <a:custGeom>
                          <a:avLst/>
                          <a:gdLst/>
                          <a:ahLst/>
                          <a:cxnLst/>
                          <a:rect l="0" t="0" r="0" b="0"/>
                          <a:pathLst>
                            <a:path w="6939788">
                              <a:moveTo>
                                <a:pt x="0" y="0"/>
                              </a:moveTo>
                              <a:lnTo>
                                <a:pt x="6939788" y="0"/>
                              </a:lnTo>
                            </a:path>
                          </a:pathLst>
                        </a:custGeom>
                        <a:ln w="1714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338" style="width:547.19pt;height:52.7936pt;position:absolute;mso-position-horizontal-relative:page;mso-position-horizontal:absolute;margin-left:32.4499pt;mso-position-vertical-relative:page;margin-top:32.8501pt;" coordsize="69493,6704">
              <v:shape id="Picture 6339" style="position:absolute;width:5511;height:4080;left:450;top:0;" filled="f">
                <v:imagedata r:id="rId7"/>
              </v:shape>
              <v:shape id="Shape 6340" style="position:absolute;width:69397;height:0;left:0;top:5181;" coordsize="6939788,0" path="m0,0l6939788,0">
                <v:stroke weight="1.35pt" endcap="flat" joinstyle="round" on="true" color="#000000"/>
                <v:fill on="false" color="#000000" opacity="0"/>
              </v:shape>
              <v:rect id="Rectangle 6342" style="position:absolute;width:20380;height:3267;left:40501;top:995;" filled="f" stroked="f">
                <v:textbox inset="0,0,0,0">
                  <w:txbxContent>
                    <w:p>
                      <w:pPr>
                        <w:spacing w:before="0" w:after="160" w:line="259" w:lineRule="auto"/>
                        <w:ind w:left="0" w:right="0" w:firstLine="0"/>
                        <w:jc w:val="left"/>
                      </w:pPr>
                      <w:r>
                        <w:rPr>
                          <w:rFonts w:cs="Tahoma" w:hAnsi="Tahoma" w:eastAsia="Tahoma" w:ascii="Tahoma"/>
                          <w:b w:val="1"/>
                          <w:sz w:val="40"/>
                        </w:rPr>
                        <w:t xml:space="preserve">STATEMENT</w:t>
                      </w:r>
                    </w:p>
                  </w:txbxContent>
                </v:textbox>
              </v:rect>
              <v:rect id="Rectangle 6343" style="position:absolute;width:985;height:3267;left:55833;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344" style="position:absolute;width:4549;height:3267;left:56473;top:995;" filled="f" stroked="f">
                <v:textbox inset="0,0,0,0">
                  <w:txbxContent>
                    <w:p>
                      <w:pPr>
                        <w:spacing w:before="0" w:after="160" w:line="259" w:lineRule="auto"/>
                        <w:ind w:left="0" w:right="0" w:firstLine="0"/>
                        <w:jc w:val="left"/>
                      </w:pPr>
                      <w:r>
                        <w:rPr>
                          <w:rFonts w:cs="Tahoma" w:hAnsi="Tahoma" w:eastAsia="Tahoma" w:ascii="Tahoma"/>
                          <w:b w:val="1"/>
                          <w:sz w:val="40"/>
                        </w:rPr>
                        <w:t xml:space="preserve">OF</w:t>
                      </w:r>
                    </w:p>
                  </w:txbxContent>
                </v:textbox>
              </v:rect>
              <v:rect id="Rectangle 6345" style="position:absolute;width:985;height:3267;left:59917;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346" style="position:absolute;width:10773;height:3267;left:60526;top:995;" filled="f" stroked="f">
                <v:textbox inset="0,0,0,0">
                  <w:txbxContent>
                    <w:p>
                      <w:pPr>
                        <w:spacing w:before="0" w:after="160" w:line="259" w:lineRule="auto"/>
                        <w:ind w:left="0" w:right="0" w:firstLine="0"/>
                        <w:jc w:val="left"/>
                      </w:pPr>
                      <w:r>
                        <w:rPr>
                          <w:rFonts w:cs="Tahoma" w:hAnsi="Tahoma" w:eastAsia="Tahoma" w:ascii="Tahoma"/>
                          <w:b w:val="1"/>
                          <w:sz w:val="40"/>
                        </w:rPr>
                        <w:t xml:space="preserve">WORK</w:t>
                      </w:r>
                    </w:p>
                  </w:txbxContent>
                </v:textbox>
              </v:rect>
              <v:rect id="Rectangle 6347" style="position:absolute;width:985;height:3267;left:68634;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348" style="position:absolute;width:36122;height:1653;left:41568;top:3749;" filled="f" stroked="f">
                <v:textbox inset="0,0,0,0">
                  <w:txbxContent>
                    <w:p>
                      <w:pPr>
                        <w:spacing w:before="0" w:after="160" w:line="259" w:lineRule="auto"/>
                        <w:ind w:left="0" w:right="0" w:firstLine="0"/>
                        <w:jc w:val="left"/>
                      </w:pPr>
                      <w:r>
                        <w:rPr/>
                        <w:t xml:space="preserve">Discovery and Project Initiation- Flex Agreement</w:t>
                      </w:r>
                    </w:p>
                  </w:txbxContent>
                </v:textbox>
              </v:rect>
              <v:rect id="Rectangle 6349" style="position:absolute;width:532;height:1653;left:68695;top:3749;" filled="f" stroked="f">
                <v:textbox inset="0,0,0,0">
                  <w:txbxContent>
                    <w:p>
                      <w:pPr>
                        <w:spacing w:before="0" w:after="160" w:line="259" w:lineRule="auto"/>
                        <w:ind w:left="0" w:right="0" w:firstLine="0"/>
                        <w:jc w:val="left"/>
                      </w:pPr>
                      <w:r>
                        <w:rPr/>
                        <w:t xml:space="preserve"> </w:t>
                      </w:r>
                    </w:p>
                  </w:txbxContent>
                </v:textbox>
              </v:rect>
              <v:rect id="Rectangle 6350" style="position:absolute;width:5378;height:1496;left:51870;top:5579;" filled="f" stroked="f">
                <v:textbox inset="0,0,0,0">
                  <w:txbxContent>
                    <w:p>
                      <w:pPr>
                        <w:spacing w:before="0" w:after="160" w:line="259" w:lineRule="auto"/>
                        <w:ind w:left="0" w:right="0" w:firstLine="0"/>
                        <w:jc w:val="left"/>
                      </w:pPr>
                      <w:r>
                        <w:rPr>
                          <w:sz w:val="18"/>
                        </w:rPr>
                        <w:t xml:space="preserve">Account</w:t>
                      </w:r>
                    </w:p>
                  </w:txbxContent>
                </v:textbox>
              </v:rect>
              <v:rect id="Rectangle 6351" style="position:absolute;width:482;height:1496;left:55924;top:5579;" filled="f" stroked="f">
                <v:textbox inset="0,0,0,0">
                  <w:txbxContent>
                    <w:p>
                      <w:pPr>
                        <w:spacing w:before="0" w:after="160" w:line="259" w:lineRule="auto"/>
                        <w:ind w:left="0" w:right="0" w:firstLine="0"/>
                        <w:jc w:val="left"/>
                      </w:pPr>
                      <w:r>
                        <w:rPr>
                          <w:sz w:val="18"/>
                        </w:rPr>
                        <w:t xml:space="preserve"> </w:t>
                      </w:r>
                    </w:p>
                  </w:txbxContent>
                </v:textbox>
              </v:rect>
              <v:rect id="Rectangle 6352" style="position:absolute;width:6342;height:1496;left:56198;top:5579;" filled="f" stroked="f">
                <v:textbox inset="0,0,0,0">
                  <w:txbxContent>
                    <w:p>
                      <w:pPr>
                        <w:spacing w:before="0" w:after="160" w:line="259" w:lineRule="auto"/>
                        <w:ind w:left="0" w:right="0" w:firstLine="0"/>
                        <w:jc w:val="left"/>
                      </w:pPr>
                      <w:r>
                        <w:rPr>
                          <w:sz w:val="18"/>
                        </w:rPr>
                        <w:t xml:space="preserve">Manager:</w:t>
                      </w:r>
                    </w:p>
                  </w:txbxContent>
                </v:textbox>
              </v:rect>
              <v:rect id="Rectangle 6353" style="position:absolute;width:482;height:1496;left:60953;top:5579;" filled="f" stroked="f">
                <v:textbox inset="0,0,0,0">
                  <w:txbxContent>
                    <w:p>
                      <w:pPr>
                        <w:spacing w:before="0" w:after="160" w:line="259" w:lineRule="auto"/>
                        <w:ind w:left="0" w:right="0" w:firstLine="0"/>
                        <w:jc w:val="left"/>
                      </w:pPr>
                      <w:r>
                        <w:rPr>
                          <w:sz w:val="18"/>
                        </w:rPr>
                        <w:t xml:space="preserve"> </w:t>
                      </w:r>
                    </w:p>
                  </w:txbxContent>
                </v:textbox>
              </v:rect>
              <v:rect id="Rectangle 6354" style="position:absolute;width:4974;height:1496;left:61258;top:5579;" filled="f" stroked="f">
                <v:textbox inset="0,0,0,0">
                  <w:txbxContent>
                    <w:p>
                      <w:pPr>
                        <w:spacing w:before="0" w:after="160" w:line="259" w:lineRule="auto"/>
                        <w:ind w:left="0" w:right="0" w:firstLine="0"/>
                        <w:jc w:val="left"/>
                      </w:pPr>
                      <w:r>
                        <w:rPr>
                          <w:sz w:val="18"/>
                        </w:rPr>
                        <w:t xml:space="preserve">Michael</w:t>
                      </w:r>
                    </w:p>
                  </w:txbxContent>
                </v:textbox>
              </v:rect>
              <v:rect id="Rectangle 6355" style="position:absolute;width:482;height:1496;left:65007;top:5579;" filled="f" stroked="f">
                <v:textbox inset="0,0,0,0">
                  <w:txbxContent>
                    <w:p>
                      <w:pPr>
                        <w:spacing w:before="0" w:after="160" w:line="259" w:lineRule="auto"/>
                        <w:ind w:left="0" w:right="0" w:firstLine="0"/>
                        <w:jc w:val="left"/>
                      </w:pPr>
                      <w:r>
                        <w:rPr>
                          <w:sz w:val="18"/>
                        </w:rPr>
                        <w:t xml:space="preserve"> </w:t>
                      </w:r>
                    </w:p>
                  </w:txbxContent>
                </v:textbox>
              </v:rect>
              <v:rect id="Rectangle 6356" style="position:absolute;width:4548;height:1496;left:65281;top:5579;" filled="f" stroked="f">
                <v:textbox inset="0,0,0,0">
                  <w:txbxContent>
                    <w:p>
                      <w:pPr>
                        <w:spacing w:before="0" w:after="160" w:line="259" w:lineRule="auto"/>
                        <w:ind w:left="0" w:right="0" w:firstLine="0"/>
                        <w:jc w:val="left"/>
                      </w:pPr>
                      <w:r>
                        <w:rPr>
                          <w:sz w:val="18"/>
                        </w:rPr>
                        <w:t xml:space="preserve">Joseph</w:t>
                      </w:r>
                    </w:p>
                  </w:txbxContent>
                </v:textbox>
              </v:rect>
              <v:rect id="Rectangle 6357" style="position:absolute;width:482;height:1496;left:68665;top:5579;" filled="f" stroked="f">
                <v:textbox inset="0,0,0,0">
                  <w:txbxContent>
                    <w:p>
                      <w:pPr>
                        <w:spacing w:before="0" w:after="160" w:line="259" w:lineRule="auto"/>
                        <w:ind w:left="0" w:right="0" w:firstLine="0"/>
                        <w:jc w:val="left"/>
                      </w:pPr>
                      <w:r>
                        <w:rPr>
                          <w:sz w:val="18"/>
                        </w:rPr>
                        <w:t xml:space="preserve"> </w:t>
                      </w:r>
                    </w:p>
                  </w:txbxContent>
                </v:textbox>
              </v:rect>
              <v:shape id="Shape 6341" style="position:absolute;width:69397;height:0;left:95;top:6619;" coordsize="6939788,0" path="m0,0l6939788,0">
                <v:stroke weight="1.35pt" endcap="flat" joinstyle="round" on="true" color="#000000"/>
                <v:fill on="false" color="#000000" opacity="0"/>
              </v:shape>
              <w10:wrap type="square"/>
            </v:group>
          </w:pict>
        </mc:Fallback>
      </mc:AlternateContent>
    </w:r>
    <w:r>
      <w:rPr>
        <w:rFonts w:ascii="Calibri" w:eastAsia="Calibri" w:hAnsi="Calibri" w:cs="Calibri"/>
        <w:sz w:val="22"/>
      </w:rPr>
      <w:tab/>
    </w:r>
    <w:r>
      <w:rPr>
        <w:sz w:val="14"/>
      </w:rPr>
      <w:t xml:space="preserve">©2026 </w:t>
    </w:r>
    <w:proofErr w:type="spellStart"/>
    <w:r>
      <w:rPr>
        <w:sz w:val="14"/>
      </w:rPr>
      <w:t>Technium</w:t>
    </w:r>
    <w:proofErr w:type="spellEnd"/>
    <w:r>
      <w:rPr>
        <w:sz w:val="14"/>
      </w:rPr>
      <w:t xml:space="preserve">, Inc. All Rights Reserved. </w:t>
    </w:r>
    <w:r>
      <w:rPr>
        <w:sz w:val="14"/>
      </w:rPr>
      <w:tab/>
      <w:t xml:space="preserve">CONFIDENTIAL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89729" w14:textId="77777777" w:rsidR="00A03747" w:rsidRDefault="00466F82">
    <w:pPr>
      <w:tabs>
        <w:tab w:val="center" w:pos="1819"/>
        <w:tab w:val="center" w:pos="10515"/>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E11DFCC" wp14:editId="4EC360C9">
              <wp:simplePos x="0" y="0"/>
              <wp:positionH relativeFrom="page">
                <wp:posOffset>412114</wp:posOffset>
              </wp:positionH>
              <wp:positionV relativeFrom="page">
                <wp:posOffset>417196</wp:posOffset>
              </wp:positionV>
              <wp:extent cx="6949313" cy="670479"/>
              <wp:effectExtent l="0" t="0" r="0" b="0"/>
              <wp:wrapSquare wrapText="bothSides"/>
              <wp:docPr id="6284" name="Group 6284"/>
              <wp:cNvGraphicFramePr/>
              <a:graphic xmlns:a="http://schemas.openxmlformats.org/drawingml/2006/main">
                <a:graphicData uri="http://schemas.microsoft.com/office/word/2010/wordprocessingGroup">
                  <wpg:wgp>
                    <wpg:cNvGrpSpPr/>
                    <wpg:grpSpPr>
                      <a:xfrm>
                        <a:off x="0" y="0"/>
                        <a:ext cx="6949313" cy="670479"/>
                        <a:chOff x="0" y="0"/>
                        <a:chExt cx="6949313" cy="670479"/>
                      </a:xfrm>
                    </wpg:grpSpPr>
                    <pic:pic xmlns:pic="http://schemas.openxmlformats.org/drawingml/2006/picture">
                      <pic:nvPicPr>
                        <pic:cNvPr id="6285" name="Picture 6285"/>
                        <pic:cNvPicPr/>
                      </pic:nvPicPr>
                      <pic:blipFill>
                        <a:blip r:embed="rId1"/>
                        <a:stretch>
                          <a:fillRect/>
                        </a:stretch>
                      </pic:blipFill>
                      <pic:spPr>
                        <a:xfrm>
                          <a:off x="45086" y="0"/>
                          <a:ext cx="551180" cy="408055"/>
                        </a:xfrm>
                        <a:prstGeom prst="rect">
                          <a:avLst/>
                        </a:prstGeom>
                      </pic:spPr>
                    </pic:pic>
                    <wps:wsp>
                      <wps:cNvPr id="6286" name="Shape 6286"/>
                      <wps:cNvSpPr/>
                      <wps:spPr>
                        <a:xfrm>
                          <a:off x="0" y="518158"/>
                          <a:ext cx="6939788" cy="0"/>
                        </a:xfrm>
                        <a:custGeom>
                          <a:avLst/>
                          <a:gdLst/>
                          <a:ahLst/>
                          <a:cxnLst/>
                          <a:rect l="0" t="0" r="0" b="0"/>
                          <a:pathLst>
                            <a:path w="6939788">
                              <a:moveTo>
                                <a:pt x="0" y="0"/>
                              </a:moveTo>
                              <a:lnTo>
                                <a:pt x="6939788" y="0"/>
                              </a:lnTo>
                            </a:path>
                          </a:pathLst>
                        </a:custGeom>
                        <a:ln w="17145" cap="flat">
                          <a:round/>
                        </a:ln>
                      </wps:spPr>
                      <wps:style>
                        <a:lnRef idx="1">
                          <a:srgbClr val="000000"/>
                        </a:lnRef>
                        <a:fillRef idx="0">
                          <a:srgbClr val="000000">
                            <a:alpha val="0"/>
                          </a:srgbClr>
                        </a:fillRef>
                        <a:effectRef idx="0">
                          <a:scrgbClr r="0" g="0" b="0"/>
                        </a:effectRef>
                        <a:fontRef idx="none"/>
                      </wps:style>
                      <wps:bodyPr/>
                    </wps:wsp>
                    <wps:wsp>
                      <wps:cNvPr id="6288" name="Rectangle 6288"/>
                      <wps:cNvSpPr/>
                      <wps:spPr>
                        <a:xfrm>
                          <a:off x="4050158" y="99544"/>
                          <a:ext cx="2038092" cy="326776"/>
                        </a:xfrm>
                        <a:prstGeom prst="rect">
                          <a:avLst/>
                        </a:prstGeom>
                        <a:ln>
                          <a:noFill/>
                        </a:ln>
                      </wps:spPr>
                      <wps:txbx>
                        <w:txbxContent>
                          <w:p w14:paraId="53F7EBC0" w14:textId="77777777" w:rsidR="00A03747" w:rsidRDefault="00466F82">
                            <w:pPr>
                              <w:spacing w:after="160" w:line="259" w:lineRule="auto"/>
                              <w:ind w:left="0" w:right="0" w:firstLine="0"/>
                              <w:jc w:val="left"/>
                            </w:pPr>
                            <w:r>
                              <w:rPr>
                                <w:b/>
                                <w:sz w:val="40"/>
                              </w:rPr>
                              <w:t>STATEMENT</w:t>
                            </w:r>
                          </w:p>
                        </w:txbxContent>
                      </wps:txbx>
                      <wps:bodyPr horzOverflow="overflow" vert="horz" lIns="0" tIns="0" rIns="0" bIns="0" rtlCol="0">
                        <a:noAutofit/>
                      </wps:bodyPr>
                    </wps:wsp>
                    <wps:wsp>
                      <wps:cNvPr id="6289" name="Rectangle 6289"/>
                      <wps:cNvSpPr/>
                      <wps:spPr>
                        <a:xfrm>
                          <a:off x="5583302" y="99544"/>
                          <a:ext cx="98585" cy="326776"/>
                        </a:xfrm>
                        <a:prstGeom prst="rect">
                          <a:avLst/>
                        </a:prstGeom>
                        <a:ln>
                          <a:noFill/>
                        </a:ln>
                      </wps:spPr>
                      <wps:txbx>
                        <w:txbxContent>
                          <w:p w14:paraId="740DE0FD"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290" name="Rectangle 6290"/>
                      <wps:cNvSpPr/>
                      <wps:spPr>
                        <a:xfrm>
                          <a:off x="5647311" y="99544"/>
                          <a:ext cx="454906" cy="326776"/>
                        </a:xfrm>
                        <a:prstGeom prst="rect">
                          <a:avLst/>
                        </a:prstGeom>
                        <a:ln>
                          <a:noFill/>
                        </a:ln>
                      </wps:spPr>
                      <wps:txbx>
                        <w:txbxContent>
                          <w:p w14:paraId="05553188" w14:textId="77777777" w:rsidR="00A03747" w:rsidRDefault="00466F82">
                            <w:pPr>
                              <w:spacing w:after="160" w:line="259" w:lineRule="auto"/>
                              <w:ind w:left="0" w:right="0" w:firstLine="0"/>
                              <w:jc w:val="left"/>
                            </w:pPr>
                            <w:r>
                              <w:rPr>
                                <w:b/>
                                <w:sz w:val="40"/>
                              </w:rPr>
                              <w:t>OF</w:t>
                            </w:r>
                          </w:p>
                        </w:txbxContent>
                      </wps:txbx>
                      <wps:bodyPr horzOverflow="overflow" vert="horz" lIns="0" tIns="0" rIns="0" bIns="0" rtlCol="0">
                        <a:noAutofit/>
                      </wps:bodyPr>
                    </wps:wsp>
                    <wps:wsp>
                      <wps:cNvPr id="6291" name="Rectangle 6291"/>
                      <wps:cNvSpPr/>
                      <wps:spPr>
                        <a:xfrm>
                          <a:off x="5991735" y="99544"/>
                          <a:ext cx="98585" cy="326776"/>
                        </a:xfrm>
                        <a:prstGeom prst="rect">
                          <a:avLst/>
                        </a:prstGeom>
                        <a:ln>
                          <a:noFill/>
                        </a:ln>
                      </wps:spPr>
                      <wps:txbx>
                        <w:txbxContent>
                          <w:p w14:paraId="03D985AA"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292" name="Rectangle 6292"/>
                      <wps:cNvSpPr/>
                      <wps:spPr>
                        <a:xfrm>
                          <a:off x="6052695" y="99544"/>
                          <a:ext cx="1077373" cy="326776"/>
                        </a:xfrm>
                        <a:prstGeom prst="rect">
                          <a:avLst/>
                        </a:prstGeom>
                        <a:ln>
                          <a:noFill/>
                        </a:ln>
                      </wps:spPr>
                      <wps:txbx>
                        <w:txbxContent>
                          <w:p w14:paraId="7B12702A" w14:textId="77777777" w:rsidR="00A03747" w:rsidRDefault="00466F82">
                            <w:pPr>
                              <w:spacing w:after="160" w:line="259" w:lineRule="auto"/>
                              <w:ind w:left="0" w:right="0" w:firstLine="0"/>
                              <w:jc w:val="left"/>
                            </w:pPr>
                            <w:r>
                              <w:rPr>
                                <w:b/>
                                <w:sz w:val="40"/>
                              </w:rPr>
                              <w:t>WORK</w:t>
                            </w:r>
                          </w:p>
                        </w:txbxContent>
                      </wps:txbx>
                      <wps:bodyPr horzOverflow="overflow" vert="horz" lIns="0" tIns="0" rIns="0" bIns="0" rtlCol="0">
                        <a:noAutofit/>
                      </wps:bodyPr>
                    </wps:wsp>
                    <wps:wsp>
                      <wps:cNvPr id="6293" name="Rectangle 6293"/>
                      <wps:cNvSpPr/>
                      <wps:spPr>
                        <a:xfrm>
                          <a:off x="6863463" y="99544"/>
                          <a:ext cx="98585" cy="326776"/>
                        </a:xfrm>
                        <a:prstGeom prst="rect">
                          <a:avLst/>
                        </a:prstGeom>
                        <a:ln>
                          <a:noFill/>
                        </a:ln>
                      </wps:spPr>
                      <wps:txbx>
                        <w:txbxContent>
                          <w:p w14:paraId="1A086B3D" w14:textId="77777777" w:rsidR="00A03747" w:rsidRDefault="00466F82">
                            <w:pPr>
                              <w:spacing w:after="160" w:line="259" w:lineRule="auto"/>
                              <w:ind w:left="0" w:right="0" w:firstLine="0"/>
                              <w:jc w:val="left"/>
                            </w:pPr>
                            <w:r>
                              <w:rPr>
                                <w:b/>
                                <w:sz w:val="40"/>
                              </w:rPr>
                              <w:t xml:space="preserve"> </w:t>
                            </w:r>
                          </w:p>
                        </w:txbxContent>
                      </wps:txbx>
                      <wps:bodyPr horzOverflow="overflow" vert="horz" lIns="0" tIns="0" rIns="0" bIns="0" rtlCol="0">
                        <a:noAutofit/>
                      </wps:bodyPr>
                    </wps:wsp>
                    <wps:wsp>
                      <wps:cNvPr id="6294" name="Rectangle 6294"/>
                      <wps:cNvSpPr/>
                      <wps:spPr>
                        <a:xfrm>
                          <a:off x="4156839" y="374933"/>
                          <a:ext cx="3612280" cy="165356"/>
                        </a:xfrm>
                        <a:prstGeom prst="rect">
                          <a:avLst/>
                        </a:prstGeom>
                        <a:ln>
                          <a:noFill/>
                        </a:ln>
                      </wps:spPr>
                      <wps:txbx>
                        <w:txbxContent>
                          <w:p w14:paraId="2DEF6D80" w14:textId="77777777" w:rsidR="00A03747" w:rsidRDefault="00466F82">
                            <w:pPr>
                              <w:spacing w:after="160" w:line="259" w:lineRule="auto"/>
                              <w:ind w:left="0" w:right="0" w:firstLine="0"/>
                              <w:jc w:val="left"/>
                            </w:pPr>
                            <w:r>
                              <w:t>Discovery and Project Initiation- Flex Agreement</w:t>
                            </w:r>
                          </w:p>
                        </w:txbxContent>
                      </wps:txbx>
                      <wps:bodyPr horzOverflow="overflow" vert="horz" lIns="0" tIns="0" rIns="0" bIns="0" rtlCol="0">
                        <a:noAutofit/>
                      </wps:bodyPr>
                    </wps:wsp>
                    <wps:wsp>
                      <wps:cNvPr id="6295" name="Rectangle 6295"/>
                      <wps:cNvSpPr/>
                      <wps:spPr>
                        <a:xfrm>
                          <a:off x="6869558" y="374933"/>
                          <a:ext cx="53292" cy="165356"/>
                        </a:xfrm>
                        <a:prstGeom prst="rect">
                          <a:avLst/>
                        </a:prstGeom>
                        <a:ln>
                          <a:noFill/>
                        </a:ln>
                      </wps:spPr>
                      <wps:txbx>
                        <w:txbxContent>
                          <w:p w14:paraId="59D06CE9" w14:textId="77777777" w:rsidR="00A03747" w:rsidRDefault="00466F82">
                            <w:pPr>
                              <w:spacing w:after="160" w:line="259" w:lineRule="auto"/>
                              <w:ind w:left="0" w:right="0" w:firstLine="0"/>
                              <w:jc w:val="left"/>
                            </w:pPr>
                            <w:r>
                              <w:t xml:space="preserve"> </w:t>
                            </w:r>
                          </w:p>
                        </w:txbxContent>
                      </wps:txbx>
                      <wps:bodyPr horzOverflow="overflow" vert="horz" lIns="0" tIns="0" rIns="0" bIns="0" rtlCol="0">
                        <a:noAutofit/>
                      </wps:bodyPr>
                    </wps:wsp>
                    <wps:wsp>
                      <wps:cNvPr id="6296" name="Rectangle 6296"/>
                      <wps:cNvSpPr/>
                      <wps:spPr>
                        <a:xfrm>
                          <a:off x="5187063" y="557992"/>
                          <a:ext cx="537805" cy="149608"/>
                        </a:xfrm>
                        <a:prstGeom prst="rect">
                          <a:avLst/>
                        </a:prstGeom>
                        <a:ln>
                          <a:noFill/>
                        </a:ln>
                      </wps:spPr>
                      <wps:txbx>
                        <w:txbxContent>
                          <w:p w14:paraId="0F05D7C7" w14:textId="77777777" w:rsidR="00A03747" w:rsidRDefault="00466F82">
                            <w:pPr>
                              <w:spacing w:after="160" w:line="259" w:lineRule="auto"/>
                              <w:ind w:left="0" w:right="0" w:firstLine="0"/>
                              <w:jc w:val="left"/>
                            </w:pPr>
                            <w:r>
                              <w:rPr>
                                <w:sz w:val="18"/>
                              </w:rPr>
                              <w:t>Account</w:t>
                            </w:r>
                          </w:p>
                        </w:txbxContent>
                      </wps:txbx>
                      <wps:bodyPr horzOverflow="overflow" vert="horz" lIns="0" tIns="0" rIns="0" bIns="0" rtlCol="0">
                        <a:noAutofit/>
                      </wps:bodyPr>
                    </wps:wsp>
                    <wps:wsp>
                      <wps:cNvPr id="6297" name="Rectangle 6297"/>
                      <wps:cNvSpPr/>
                      <wps:spPr>
                        <a:xfrm>
                          <a:off x="5592446" y="557992"/>
                          <a:ext cx="48216" cy="149608"/>
                        </a:xfrm>
                        <a:prstGeom prst="rect">
                          <a:avLst/>
                        </a:prstGeom>
                        <a:ln>
                          <a:noFill/>
                        </a:ln>
                      </wps:spPr>
                      <wps:txbx>
                        <w:txbxContent>
                          <w:p w14:paraId="4DA2D7A0"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298" name="Rectangle 6298"/>
                      <wps:cNvSpPr/>
                      <wps:spPr>
                        <a:xfrm>
                          <a:off x="5619879" y="557992"/>
                          <a:ext cx="634238" cy="149608"/>
                        </a:xfrm>
                        <a:prstGeom prst="rect">
                          <a:avLst/>
                        </a:prstGeom>
                        <a:ln>
                          <a:noFill/>
                        </a:ln>
                      </wps:spPr>
                      <wps:txbx>
                        <w:txbxContent>
                          <w:p w14:paraId="074636B7" w14:textId="77777777" w:rsidR="00A03747" w:rsidRDefault="00466F82">
                            <w:pPr>
                              <w:spacing w:after="160" w:line="259" w:lineRule="auto"/>
                              <w:ind w:left="0" w:right="0" w:firstLine="0"/>
                              <w:jc w:val="left"/>
                            </w:pPr>
                            <w:r>
                              <w:rPr>
                                <w:sz w:val="18"/>
                              </w:rPr>
                              <w:t>Manager:</w:t>
                            </w:r>
                          </w:p>
                        </w:txbxContent>
                      </wps:txbx>
                      <wps:bodyPr horzOverflow="overflow" vert="horz" lIns="0" tIns="0" rIns="0" bIns="0" rtlCol="0">
                        <a:noAutofit/>
                      </wps:bodyPr>
                    </wps:wsp>
                    <wps:wsp>
                      <wps:cNvPr id="6299" name="Rectangle 6299"/>
                      <wps:cNvSpPr/>
                      <wps:spPr>
                        <a:xfrm>
                          <a:off x="6095367" y="557992"/>
                          <a:ext cx="48216" cy="149608"/>
                        </a:xfrm>
                        <a:prstGeom prst="rect">
                          <a:avLst/>
                        </a:prstGeom>
                        <a:ln>
                          <a:noFill/>
                        </a:ln>
                      </wps:spPr>
                      <wps:txbx>
                        <w:txbxContent>
                          <w:p w14:paraId="423DBE9C"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300" name="Rectangle 6300"/>
                      <wps:cNvSpPr/>
                      <wps:spPr>
                        <a:xfrm>
                          <a:off x="6125846" y="557992"/>
                          <a:ext cx="497445" cy="149608"/>
                        </a:xfrm>
                        <a:prstGeom prst="rect">
                          <a:avLst/>
                        </a:prstGeom>
                        <a:ln>
                          <a:noFill/>
                        </a:ln>
                      </wps:spPr>
                      <wps:txbx>
                        <w:txbxContent>
                          <w:p w14:paraId="3019051C" w14:textId="77777777" w:rsidR="00A03747" w:rsidRDefault="00466F82">
                            <w:pPr>
                              <w:spacing w:after="160" w:line="259" w:lineRule="auto"/>
                              <w:ind w:left="0" w:right="0" w:firstLine="0"/>
                              <w:jc w:val="left"/>
                            </w:pPr>
                            <w:r>
                              <w:rPr>
                                <w:sz w:val="18"/>
                              </w:rPr>
                              <w:t>Michael</w:t>
                            </w:r>
                          </w:p>
                        </w:txbxContent>
                      </wps:txbx>
                      <wps:bodyPr horzOverflow="overflow" vert="horz" lIns="0" tIns="0" rIns="0" bIns="0" rtlCol="0">
                        <a:noAutofit/>
                      </wps:bodyPr>
                    </wps:wsp>
                    <wps:wsp>
                      <wps:cNvPr id="6301" name="Rectangle 6301"/>
                      <wps:cNvSpPr/>
                      <wps:spPr>
                        <a:xfrm>
                          <a:off x="6500751" y="557992"/>
                          <a:ext cx="48216" cy="149608"/>
                        </a:xfrm>
                        <a:prstGeom prst="rect">
                          <a:avLst/>
                        </a:prstGeom>
                        <a:ln>
                          <a:noFill/>
                        </a:ln>
                      </wps:spPr>
                      <wps:txbx>
                        <w:txbxContent>
                          <w:p w14:paraId="6E489A2D"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302" name="Rectangle 6302"/>
                      <wps:cNvSpPr/>
                      <wps:spPr>
                        <a:xfrm>
                          <a:off x="6528182" y="557992"/>
                          <a:ext cx="454852" cy="149608"/>
                        </a:xfrm>
                        <a:prstGeom prst="rect">
                          <a:avLst/>
                        </a:prstGeom>
                        <a:ln>
                          <a:noFill/>
                        </a:ln>
                      </wps:spPr>
                      <wps:txbx>
                        <w:txbxContent>
                          <w:p w14:paraId="722FD144" w14:textId="77777777" w:rsidR="00A03747" w:rsidRDefault="00466F82">
                            <w:pPr>
                              <w:spacing w:after="160" w:line="259" w:lineRule="auto"/>
                              <w:ind w:left="0" w:right="0" w:firstLine="0"/>
                              <w:jc w:val="left"/>
                            </w:pPr>
                            <w:r>
                              <w:rPr>
                                <w:sz w:val="18"/>
                              </w:rPr>
                              <w:t>Joseph</w:t>
                            </w:r>
                          </w:p>
                        </w:txbxContent>
                      </wps:txbx>
                      <wps:bodyPr horzOverflow="overflow" vert="horz" lIns="0" tIns="0" rIns="0" bIns="0" rtlCol="0">
                        <a:noAutofit/>
                      </wps:bodyPr>
                    </wps:wsp>
                    <wps:wsp>
                      <wps:cNvPr id="6303" name="Rectangle 6303"/>
                      <wps:cNvSpPr/>
                      <wps:spPr>
                        <a:xfrm>
                          <a:off x="6866511" y="557992"/>
                          <a:ext cx="48216" cy="149608"/>
                        </a:xfrm>
                        <a:prstGeom prst="rect">
                          <a:avLst/>
                        </a:prstGeom>
                        <a:ln>
                          <a:noFill/>
                        </a:ln>
                      </wps:spPr>
                      <wps:txbx>
                        <w:txbxContent>
                          <w:p w14:paraId="4571F79A" w14:textId="77777777" w:rsidR="00A03747" w:rsidRDefault="00466F82">
                            <w:pPr>
                              <w:spacing w:after="160" w:line="259" w:lineRule="auto"/>
                              <w:ind w:left="0" w:right="0" w:firstLine="0"/>
                              <w:jc w:val="left"/>
                            </w:pPr>
                            <w:r>
                              <w:rPr>
                                <w:sz w:val="18"/>
                              </w:rPr>
                              <w:t xml:space="preserve"> </w:t>
                            </w:r>
                          </w:p>
                        </w:txbxContent>
                      </wps:txbx>
                      <wps:bodyPr horzOverflow="overflow" vert="horz" lIns="0" tIns="0" rIns="0" bIns="0" rtlCol="0">
                        <a:noAutofit/>
                      </wps:bodyPr>
                    </wps:wsp>
                    <wps:wsp>
                      <wps:cNvPr id="6287" name="Shape 6287"/>
                      <wps:cNvSpPr/>
                      <wps:spPr>
                        <a:xfrm>
                          <a:off x="9525" y="661986"/>
                          <a:ext cx="6939788" cy="0"/>
                        </a:xfrm>
                        <a:custGeom>
                          <a:avLst/>
                          <a:gdLst/>
                          <a:ahLst/>
                          <a:cxnLst/>
                          <a:rect l="0" t="0" r="0" b="0"/>
                          <a:pathLst>
                            <a:path w="6939788">
                              <a:moveTo>
                                <a:pt x="0" y="0"/>
                              </a:moveTo>
                              <a:lnTo>
                                <a:pt x="6939788" y="0"/>
                              </a:lnTo>
                            </a:path>
                          </a:pathLst>
                        </a:custGeom>
                        <a:ln w="1714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284" style="width:547.19pt;height:52.7936pt;position:absolute;mso-position-horizontal-relative:page;mso-position-horizontal:absolute;margin-left:32.4499pt;mso-position-vertical-relative:page;margin-top:32.8501pt;" coordsize="69493,6704">
              <v:shape id="Picture 6285" style="position:absolute;width:5511;height:4080;left:450;top:0;" filled="f">
                <v:imagedata r:id="rId7"/>
              </v:shape>
              <v:shape id="Shape 6286" style="position:absolute;width:69397;height:0;left:0;top:5181;" coordsize="6939788,0" path="m0,0l6939788,0">
                <v:stroke weight="1.35pt" endcap="flat" joinstyle="round" on="true" color="#000000"/>
                <v:fill on="false" color="#000000" opacity="0"/>
              </v:shape>
              <v:rect id="Rectangle 6288" style="position:absolute;width:20380;height:3267;left:40501;top:995;" filled="f" stroked="f">
                <v:textbox inset="0,0,0,0">
                  <w:txbxContent>
                    <w:p>
                      <w:pPr>
                        <w:spacing w:before="0" w:after="160" w:line="259" w:lineRule="auto"/>
                        <w:ind w:left="0" w:right="0" w:firstLine="0"/>
                        <w:jc w:val="left"/>
                      </w:pPr>
                      <w:r>
                        <w:rPr>
                          <w:rFonts w:cs="Tahoma" w:hAnsi="Tahoma" w:eastAsia="Tahoma" w:ascii="Tahoma"/>
                          <w:b w:val="1"/>
                          <w:sz w:val="40"/>
                        </w:rPr>
                        <w:t xml:space="preserve">STATEMENT</w:t>
                      </w:r>
                    </w:p>
                  </w:txbxContent>
                </v:textbox>
              </v:rect>
              <v:rect id="Rectangle 6289" style="position:absolute;width:985;height:3267;left:55833;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290" style="position:absolute;width:4549;height:3267;left:56473;top:995;" filled="f" stroked="f">
                <v:textbox inset="0,0,0,0">
                  <w:txbxContent>
                    <w:p>
                      <w:pPr>
                        <w:spacing w:before="0" w:after="160" w:line="259" w:lineRule="auto"/>
                        <w:ind w:left="0" w:right="0" w:firstLine="0"/>
                        <w:jc w:val="left"/>
                      </w:pPr>
                      <w:r>
                        <w:rPr>
                          <w:rFonts w:cs="Tahoma" w:hAnsi="Tahoma" w:eastAsia="Tahoma" w:ascii="Tahoma"/>
                          <w:b w:val="1"/>
                          <w:sz w:val="40"/>
                        </w:rPr>
                        <w:t xml:space="preserve">OF</w:t>
                      </w:r>
                    </w:p>
                  </w:txbxContent>
                </v:textbox>
              </v:rect>
              <v:rect id="Rectangle 6291" style="position:absolute;width:985;height:3267;left:59917;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292" style="position:absolute;width:10773;height:3267;left:60526;top:995;" filled="f" stroked="f">
                <v:textbox inset="0,0,0,0">
                  <w:txbxContent>
                    <w:p>
                      <w:pPr>
                        <w:spacing w:before="0" w:after="160" w:line="259" w:lineRule="auto"/>
                        <w:ind w:left="0" w:right="0" w:firstLine="0"/>
                        <w:jc w:val="left"/>
                      </w:pPr>
                      <w:r>
                        <w:rPr>
                          <w:rFonts w:cs="Tahoma" w:hAnsi="Tahoma" w:eastAsia="Tahoma" w:ascii="Tahoma"/>
                          <w:b w:val="1"/>
                          <w:sz w:val="40"/>
                        </w:rPr>
                        <w:t xml:space="preserve">WORK</w:t>
                      </w:r>
                    </w:p>
                  </w:txbxContent>
                </v:textbox>
              </v:rect>
              <v:rect id="Rectangle 6293" style="position:absolute;width:985;height:3267;left:68634;top:995;" filled="f" stroked="f">
                <v:textbox inset="0,0,0,0">
                  <w:txbxContent>
                    <w:p>
                      <w:pPr>
                        <w:spacing w:before="0" w:after="160" w:line="259" w:lineRule="auto"/>
                        <w:ind w:left="0" w:right="0" w:firstLine="0"/>
                        <w:jc w:val="left"/>
                      </w:pPr>
                      <w:r>
                        <w:rPr>
                          <w:rFonts w:cs="Tahoma" w:hAnsi="Tahoma" w:eastAsia="Tahoma" w:ascii="Tahoma"/>
                          <w:b w:val="1"/>
                          <w:sz w:val="40"/>
                        </w:rPr>
                        <w:t xml:space="preserve"> </w:t>
                      </w:r>
                    </w:p>
                  </w:txbxContent>
                </v:textbox>
              </v:rect>
              <v:rect id="Rectangle 6294" style="position:absolute;width:36122;height:1653;left:41568;top:3749;" filled="f" stroked="f">
                <v:textbox inset="0,0,0,0">
                  <w:txbxContent>
                    <w:p>
                      <w:pPr>
                        <w:spacing w:before="0" w:after="160" w:line="259" w:lineRule="auto"/>
                        <w:ind w:left="0" w:right="0" w:firstLine="0"/>
                        <w:jc w:val="left"/>
                      </w:pPr>
                      <w:r>
                        <w:rPr/>
                        <w:t xml:space="preserve">Discovery and Project Initiation- Flex Agreement</w:t>
                      </w:r>
                    </w:p>
                  </w:txbxContent>
                </v:textbox>
              </v:rect>
              <v:rect id="Rectangle 6295" style="position:absolute;width:532;height:1653;left:68695;top:3749;" filled="f" stroked="f">
                <v:textbox inset="0,0,0,0">
                  <w:txbxContent>
                    <w:p>
                      <w:pPr>
                        <w:spacing w:before="0" w:after="160" w:line="259" w:lineRule="auto"/>
                        <w:ind w:left="0" w:right="0" w:firstLine="0"/>
                        <w:jc w:val="left"/>
                      </w:pPr>
                      <w:r>
                        <w:rPr/>
                        <w:t xml:space="preserve"> </w:t>
                      </w:r>
                    </w:p>
                  </w:txbxContent>
                </v:textbox>
              </v:rect>
              <v:rect id="Rectangle 6296" style="position:absolute;width:5378;height:1496;left:51870;top:5579;" filled="f" stroked="f">
                <v:textbox inset="0,0,0,0">
                  <w:txbxContent>
                    <w:p>
                      <w:pPr>
                        <w:spacing w:before="0" w:after="160" w:line="259" w:lineRule="auto"/>
                        <w:ind w:left="0" w:right="0" w:firstLine="0"/>
                        <w:jc w:val="left"/>
                      </w:pPr>
                      <w:r>
                        <w:rPr>
                          <w:sz w:val="18"/>
                        </w:rPr>
                        <w:t xml:space="preserve">Account</w:t>
                      </w:r>
                    </w:p>
                  </w:txbxContent>
                </v:textbox>
              </v:rect>
              <v:rect id="Rectangle 6297" style="position:absolute;width:482;height:1496;left:55924;top:5579;" filled="f" stroked="f">
                <v:textbox inset="0,0,0,0">
                  <w:txbxContent>
                    <w:p>
                      <w:pPr>
                        <w:spacing w:before="0" w:after="160" w:line="259" w:lineRule="auto"/>
                        <w:ind w:left="0" w:right="0" w:firstLine="0"/>
                        <w:jc w:val="left"/>
                      </w:pPr>
                      <w:r>
                        <w:rPr>
                          <w:sz w:val="18"/>
                        </w:rPr>
                        <w:t xml:space="preserve"> </w:t>
                      </w:r>
                    </w:p>
                  </w:txbxContent>
                </v:textbox>
              </v:rect>
              <v:rect id="Rectangle 6298" style="position:absolute;width:6342;height:1496;left:56198;top:5579;" filled="f" stroked="f">
                <v:textbox inset="0,0,0,0">
                  <w:txbxContent>
                    <w:p>
                      <w:pPr>
                        <w:spacing w:before="0" w:after="160" w:line="259" w:lineRule="auto"/>
                        <w:ind w:left="0" w:right="0" w:firstLine="0"/>
                        <w:jc w:val="left"/>
                      </w:pPr>
                      <w:r>
                        <w:rPr>
                          <w:sz w:val="18"/>
                        </w:rPr>
                        <w:t xml:space="preserve">Manager:</w:t>
                      </w:r>
                    </w:p>
                  </w:txbxContent>
                </v:textbox>
              </v:rect>
              <v:rect id="Rectangle 6299" style="position:absolute;width:482;height:1496;left:60953;top:5579;" filled="f" stroked="f">
                <v:textbox inset="0,0,0,0">
                  <w:txbxContent>
                    <w:p>
                      <w:pPr>
                        <w:spacing w:before="0" w:after="160" w:line="259" w:lineRule="auto"/>
                        <w:ind w:left="0" w:right="0" w:firstLine="0"/>
                        <w:jc w:val="left"/>
                      </w:pPr>
                      <w:r>
                        <w:rPr>
                          <w:sz w:val="18"/>
                        </w:rPr>
                        <w:t xml:space="preserve"> </w:t>
                      </w:r>
                    </w:p>
                  </w:txbxContent>
                </v:textbox>
              </v:rect>
              <v:rect id="Rectangle 6300" style="position:absolute;width:4974;height:1496;left:61258;top:5579;" filled="f" stroked="f">
                <v:textbox inset="0,0,0,0">
                  <w:txbxContent>
                    <w:p>
                      <w:pPr>
                        <w:spacing w:before="0" w:after="160" w:line="259" w:lineRule="auto"/>
                        <w:ind w:left="0" w:right="0" w:firstLine="0"/>
                        <w:jc w:val="left"/>
                      </w:pPr>
                      <w:r>
                        <w:rPr>
                          <w:sz w:val="18"/>
                        </w:rPr>
                        <w:t xml:space="preserve">Michael</w:t>
                      </w:r>
                    </w:p>
                  </w:txbxContent>
                </v:textbox>
              </v:rect>
              <v:rect id="Rectangle 6301" style="position:absolute;width:482;height:1496;left:65007;top:5579;" filled="f" stroked="f">
                <v:textbox inset="0,0,0,0">
                  <w:txbxContent>
                    <w:p>
                      <w:pPr>
                        <w:spacing w:before="0" w:after="160" w:line="259" w:lineRule="auto"/>
                        <w:ind w:left="0" w:right="0" w:firstLine="0"/>
                        <w:jc w:val="left"/>
                      </w:pPr>
                      <w:r>
                        <w:rPr>
                          <w:sz w:val="18"/>
                        </w:rPr>
                        <w:t xml:space="preserve"> </w:t>
                      </w:r>
                    </w:p>
                  </w:txbxContent>
                </v:textbox>
              </v:rect>
              <v:rect id="Rectangle 6302" style="position:absolute;width:4548;height:1496;left:65281;top:5579;" filled="f" stroked="f">
                <v:textbox inset="0,0,0,0">
                  <w:txbxContent>
                    <w:p>
                      <w:pPr>
                        <w:spacing w:before="0" w:after="160" w:line="259" w:lineRule="auto"/>
                        <w:ind w:left="0" w:right="0" w:firstLine="0"/>
                        <w:jc w:val="left"/>
                      </w:pPr>
                      <w:r>
                        <w:rPr>
                          <w:sz w:val="18"/>
                        </w:rPr>
                        <w:t xml:space="preserve">Joseph</w:t>
                      </w:r>
                    </w:p>
                  </w:txbxContent>
                </v:textbox>
              </v:rect>
              <v:rect id="Rectangle 6303" style="position:absolute;width:482;height:1496;left:68665;top:5579;" filled="f" stroked="f">
                <v:textbox inset="0,0,0,0">
                  <w:txbxContent>
                    <w:p>
                      <w:pPr>
                        <w:spacing w:before="0" w:after="160" w:line="259" w:lineRule="auto"/>
                        <w:ind w:left="0" w:right="0" w:firstLine="0"/>
                        <w:jc w:val="left"/>
                      </w:pPr>
                      <w:r>
                        <w:rPr>
                          <w:sz w:val="18"/>
                        </w:rPr>
                        <w:t xml:space="preserve"> </w:t>
                      </w:r>
                    </w:p>
                  </w:txbxContent>
                </v:textbox>
              </v:rect>
              <v:shape id="Shape 6287" style="position:absolute;width:69397;height:0;left:95;top:6619;" coordsize="6939788,0" path="m0,0l6939788,0">
                <v:stroke weight="1.35pt" endcap="flat" joinstyle="round" on="true" color="#000000"/>
                <v:fill on="false" color="#000000" opacity="0"/>
              </v:shape>
              <w10:wrap type="square"/>
            </v:group>
          </w:pict>
        </mc:Fallback>
      </mc:AlternateContent>
    </w:r>
    <w:r>
      <w:rPr>
        <w:rFonts w:ascii="Calibri" w:eastAsia="Calibri" w:hAnsi="Calibri" w:cs="Calibri"/>
        <w:sz w:val="22"/>
      </w:rPr>
      <w:tab/>
    </w:r>
    <w:r>
      <w:rPr>
        <w:sz w:val="14"/>
      </w:rPr>
      <w:t xml:space="preserve">©2026 </w:t>
    </w:r>
    <w:proofErr w:type="spellStart"/>
    <w:r>
      <w:rPr>
        <w:sz w:val="14"/>
      </w:rPr>
      <w:t>Technium</w:t>
    </w:r>
    <w:proofErr w:type="spellEnd"/>
    <w:r>
      <w:rPr>
        <w:sz w:val="14"/>
      </w:rPr>
      <w:t xml:space="preserve">, Inc. All Rights Reserved. </w:t>
    </w:r>
    <w:r>
      <w:rPr>
        <w:sz w:val="14"/>
      </w:rPr>
      <w:tab/>
      <w:t xml:space="preserve">CONFIDENTIAL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34FD1"/>
    <w:multiLevelType w:val="hybridMultilevel"/>
    <w:tmpl w:val="703C3DAA"/>
    <w:lvl w:ilvl="0" w:tplc="179299B8">
      <w:start w:val="1"/>
      <w:numFmt w:val="decimal"/>
      <w:lvlText w:val="%1."/>
      <w:lvlJc w:val="left"/>
      <w:pPr>
        <w:ind w:left="106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9A04176A">
      <w:start w:val="1"/>
      <w:numFmt w:val="lowerLetter"/>
      <w:lvlText w:val="%2"/>
      <w:lvlJc w:val="left"/>
      <w:pPr>
        <w:ind w:left="180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B6FEAA10">
      <w:start w:val="1"/>
      <w:numFmt w:val="lowerRoman"/>
      <w:lvlText w:val="%3"/>
      <w:lvlJc w:val="left"/>
      <w:pPr>
        <w:ind w:left="252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CDF4B010">
      <w:start w:val="1"/>
      <w:numFmt w:val="decimal"/>
      <w:lvlText w:val="%4"/>
      <w:lvlJc w:val="left"/>
      <w:pPr>
        <w:ind w:left="324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FC167DB2">
      <w:start w:val="1"/>
      <w:numFmt w:val="lowerLetter"/>
      <w:lvlText w:val="%5"/>
      <w:lvlJc w:val="left"/>
      <w:pPr>
        <w:ind w:left="396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8FC620FE">
      <w:start w:val="1"/>
      <w:numFmt w:val="lowerRoman"/>
      <w:lvlText w:val="%6"/>
      <w:lvlJc w:val="left"/>
      <w:pPr>
        <w:ind w:left="468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025C06B0">
      <w:start w:val="1"/>
      <w:numFmt w:val="decimal"/>
      <w:lvlText w:val="%7"/>
      <w:lvlJc w:val="left"/>
      <w:pPr>
        <w:ind w:left="540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DFCAC7F6">
      <w:start w:val="1"/>
      <w:numFmt w:val="lowerLetter"/>
      <w:lvlText w:val="%8"/>
      <w:lvlJc w:val="left"/>
      <w:pPr>
        <w:ind w:left="612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ACACE21A">
      <w:start w:val="1"/>
      <w:numFmt w:val="lowerRoman"/>
      <w:lvlText w:val="%9"/>
      <w:lvlJc w:val="left"/>
      <w:pPr>
        <w:ind w:left="684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0943B1A"/>
    <w:multiLevelType w:val="hybridMultilevel"/>
    <w:tmpl w:val="1D00E992"/>
    <w:lvl w:ilvl="0" w:tplc="3D3815CE">
      <w:start w:val="1"/>
      <w:numFmt w:val="decimal"/>
      <w:lvlText w:val="%1."/>
      <w:lvlJc w:val="left"/>
      <w:pPr>
        <w:ind w:left="106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1" w:tplc="F85A2506">
      <w:start w:val="1"/>
      <w:numFmt w:val="lowerLetter"/>
      <w:lvlText w:val="%2"/>
      <w:lvlJc w:val="left"/>
      <w:pPr>
        <w:ind w:left="180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2" w:tplc="DBAC04C6">
      <w:start w:val="1"/>
      <w:numFmt w:val="lowerRoman"/>
      <w:lvlText w:val="%3"/>
      <w:lvlJc w:val="left"/>
      <w:pPr>
        <w:ind w:left="252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3" w:tplc="A2B6D2C2">
      <w:start w:val="1"/>
      <w:numFmt w:val="decimal"/>
      <w:lvlText w:val="%4"/>
      <w:lvlJc w:val="left"/>
      <w:pPr>
        <w:ind w:left="324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4" w:tplc="127A4A56">
      <w:start w:val="1"/>
      <w:numFmt w:val="lowerLetter"/>
      <w:lvlText w:val="%5"/>
      <w:lvlJc w:val="left"/>
      <w:pPr>
        <w:ind w:left="396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5" w:tplc="33C80BBC">
      <w:start w:val="1"/>
      <w:numFmt w:val="lowerRoman"/>
      <w:lvlText w:val="%6"/>
      <w:lvlJc w:val="left"/>
      <w:pPr>
        <w:ind w:left="468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6" w:tplc="9822FD96">
      <w:start w:val="1"/>
      <w:numFmt w:val="decimal"/>
      <w:lvlText w:val="%7"/>
      <w:lvlJc w:val="left"/>
      <w:pPr>
        <w:ind w:left="540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7" w:tplc="31D8AD28">
      <w:start w:val="1"/>
      <w:numFmt w:val="lowerLetter"/>
      <w:lvlText w:val="%8"/>
      <w:lvlJc w:val="left"/>
      <w:pPr>
        <w:ind w:left="612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lvl w:ilvl="8" w:tplc="4E2C7CCA">
      <w:start w:val="1"/>
      <w:numFmt w:val="lowerRoman"/>
      <w:lvlText w:val="%9"/>
      <w:lvlJc w:val="left"/>
      <w:pPr>
        <w:ind w:left="6840"/>
      </w:pPr>
      <w:rPr>
        <w:rFonts w:ascii="Tahoma" w:eastAsia="Tahoma" w:hAnsi="Tahoma" w:cs="Tahoma"/>
        <w:b w:val="0"/>
        <w:i w:val="0"/>
        <w:strike w:val="0"/>
        <w:dstrike w:val="0"/>
        <w:color w:val="000000"/>
        <w:sz w:val="20"/>
        <w:szCs w:val="20"/>
        <w:u w:val="none" w:color="000000"/>
        <w:bdr w:val="none" w:sz="0" w:space="0" w:color="auto"/>
        <w:shd w:val="clear" w:color="auto" w:fill="auto"/>
        <w:vertAlign w:val="baseline"/>
      </w:rPr>
    </w:lvl>
  </w:abstractNum>
  <w:num w:numId="1" w16cid:durableId="1792287055">
    <w:abstractNumId w:val="0"/>
  </w:num>
  <w:num w:numId="2" w16cid:durableId="474611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y Epstein">
    <w15:presenceInfo w15:providerId="Windows Live" w15:userId="41b95bc24e8f24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747"/>
    <w:rsid w:val="000B52A1"/>
    <w:rsid w:val="003360AC"/>
    <w:rsid w:val="00466F82"/>
    <w:rsid w:val="00616E1E"/>
    <w:rsid w:val="00852056"/>
    <w:rsid w:val="00A03747"/>
    <w:rsid w:val="00B3756D"/>
    <w:rsid w:val="00FD3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533ED"/>
  <w15:docId w15:val="{3D609AA1-8726-4913-93FA-A0B037014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7" w:lineRule="auto"/>
      <w:ind w:left="369" w:right="87" w:hanging="9"/>
      <w:jc w:val="both"/>
    </w:pPr>
    <w:rPr>
      <w:rFonts w:ascii="Tahoma" w:eastAsia="Tahoma" w:hAnsi="Tahoma" w:cs="Tahoma"/>
      <w:color w:val="000000"/>
      <w:sz w:val="20"/>
    </w:rPr>
  </w:style>
  <w:style w:type="paragraph" w:styleId="Heading1">
    <w:name w:val="heading 1"/>
    <w:next w:val="Normal"/>
    <w:link w:val="Heading1Char"/>
    <w:uiPriority w:val="9"/>
    <w:qFormat/>
    <w:pPr>
      <w:keepNext/>
      <w:keepLines/>
      <w:spacing w:after="225" w:line="259" w:lineRule="auto"/>
      <w:ind w:left="370" w:hanging="10"/>
      <w:outlineLvl w:val="0"/>
    </w:pPr>
    <w:rPr>
      <w:rFonts w:ascii="Tahoma" w:eastAsia="Tahoma" w:hAnsi="Tahoma" w:cs="Tahoma"/>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ahoma" w:eastAsia="Tahoma" w:hAnsi="Tahoma" w:cs="Tahoma"/>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Revision">
    <w:name w:val="Revision"/>
    <w:hidden/>
    <w:uiPriority w:val="99"/>
    <w:semiHidden/>
    <w:rsid w:val="00852056"/>
    <w:pPr>
      <w:spacing w:after="0" w:line="240" w:lineRule="auto"/>
    </w:pPr>
    <w:rPr>
      <w:rFonts w:ascii="Tahoma" w:eastAsia="Tahoma" w:hAnsi="Tahoma" w:cs="Tahoma"/>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microsoft.com/office/2011/relationships/people" Target="people.xml"/></Relationships>
</file>

<file path=word/_rels/header1.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7" Type="http://schemas.openxmlformats.org/officeDocument/2006/relationships/image" Target="media/image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909</Words>
  <Characters>5182</Characters>
  <Application>Microsoft Office Word</Application>
  <DocSecurity>0</DocSecurity>
  <Lines>43</Lines>
  <Paragraphs>12</Paragraphs>
  <ScaleCrop>false</ScaleCrop>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QuoteWerks Web</dc:creator>
  <cp:keywords/>
  <cp:lastModifiedBy>Andy Epstein</cp:lastModifiedBy>
  <cp:revision>6</cp:revision>
  <dcterms:created xsi:type="dcterms:W3CDTF">2026-06-22T14:32:00Z</dcterms:created>
  <dcterms:modified xsi:type="dcterms:W3CDTF">2026-06-22T18:32:00Z</dcterms:modified>
</cp:coreProperties>
</file>