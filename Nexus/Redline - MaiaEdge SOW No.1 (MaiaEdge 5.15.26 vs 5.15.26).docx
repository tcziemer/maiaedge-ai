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CE52B" w14:textId="77777777" w:rsidR="00344BA4" w:rsidRDefault="00344BA4">
      <w:pPr>
        <w:spacing w:after="24"/>
      </w:pPr>
    </w:p>
    <w:p w14:paraId="31CCE52C" w14:textId="77777777" w:rsidR="00344BA4" w:rsidRDefault="00000000">
      <w:pPr>
        <w:spacing w:before="800"/>
      </w:pPr>
      <w:r>
        <w:rPr>
          <w:b/>
          <w:caps/>
          <w:color w:val="FF9400"/>
          <w:spacing w:val="40"/>
          <w:sz w:val="18"/>
        </w:rPr>
        <w:t xml:space="preserve">MAIAEDGE </w:t>
      </w:r>
      <w:proofErr w:type="gramStart"/>
      <w:r>
        <w:rPr>
          <w:b/>
          <w:caps/>
          <w:color w:val="FF9400"/>
          <w:spacing w:val="40"/>
          <w:sz w:val="18"/>
        </w:rPr>
        <w:t>NETWORKS  ·</w:t>
      </w:r>
      <w:proofErr w:type="gramEnd"/>
      <w:r>
        <w:rPr>
          <w:b/>
          <w:caps/>
          <w:color w:val="FF9400"/>
          <w:spacing w:val="40"/>
          <w:sz w:val="18"/>
        </w:rPr>
        <w:t xml:space="preserve">  ENGINEERING</w:t>
      </w:r>
    </w:p>
    <w:p w14:paraId="31CCE52D" w14:textId="77777777" w:rsidR="00344BA4" w:rsidRDefault="00000000">
      <w:pPr>
        <w:spacing w:after="0" w:line="252" w:lineRule="auto"/>
      </w:pPr>
      <w:r>
        <w:rPr>
          <w:b/>
          <w:color w:val="000000"/>
          <w:spacing w:val="-10"/>
          <w:sz w:val="68"/>
        </w:rPr>
        <w:t>Statement of Work</w:t>
      </w:r>
    </w:p>
    <w:p w14:paraId="31CCE52E" w14:textId="77777777" w:rsidR="00344BA4" w:rsidRDefault="00000000">
      <w:pPr>
        <w:spacing w:before="40" w:after="160"/>
      </w:pPr>
      <w:r>
        <w:rPr>
          <w:b/>
          <w:color w:val="FFC200"/>
          <w:sz w:val="36"/>
        </w:rPr>
        <w:t>Nexus Multi-Building Connectivity Architecture</w:t>
      </w:r>
    </w:p>
    <w:p w14:paraId="31CCE52F" w14:textId="77777777" w:rsidR="00344BA4" w:rsidRDefault="00000000">
      <w:pPr>
        <w:spacing w:after="400"/>
      </w:pPr>
      <w:r>
        <w:rPr>
          <w:i/>
          <w:color w:val="4A4A4A"/>
          <w:sz w:val="24"/>
        </w:rPr>
        <w:t>Engineering Phase</w:t>
      </w:r>
    </w:p>
    <w:p w14:paraId="31CCE530" w14:textId="77777777" w:rsidR="00344BA4" w:rsidRDefault="00344BA4">
      <w:pPr>
        <w:pBdr>
          <w:bottom w:val="single" w:sz="24" w:space="1" w:color="FFC200"/>
        </w:pBdr>
        <w:spacing w:after="14"/>
      </w:pPr>
    </w:p>
    <w:tbl>
      <w:tblPr>
        <w:tblW w:w="0" w:type="auto"/>
        <w:tblLayout w:type="fixed"/>
        <w:tblLook w:val="04A0" w:firstRow="1" w:lastRow="0" w:firstColumn="1" w:lastColumn="0" w:noHBand="0" w:noVBand="1"/>
      </w:tblPr>
      <w:tblGrid>
        <w:gridCol w:w="2880"/>
        <w:gridCol w:w="6480"/>
      </w:tblGrid>
      <w:tr w:rsidR="00E77AE5" w14:paraId="31CCE533" w14:textId="77777777">
        <w:tc>
          <w:tcPr>
            <w:tcW w:w="2880" w:type="dxa"/>
            <w:tcBorders>
              <w:top w:val="nil"/>
              <w:left w:val="nil"/>
              <w:bottom w:val="single" w:sz="4" w:space="0" w:color="E5E1DA"/>
              <w:right w:val="nil"/>
            </w:tcBorders>
            <w:tcMar>
              <w:top w:w="80" w:type="dxa"/>
              <w:left w:w="0" w:type="dxa"/>
              <w:bottom w:w="80" w:type="dxa"/>
              <w:right w:w="120" w:type="dxa"/>
            </w:tcMar>
          </w:tcPr>
          <w:p w14:paraId="31CCE531" w14:textId="77777777" w:rsidR="00344BA4" w:rsidRDefault="00000000">
            <w:pPr>
              <w:spacing w:after="0"/>
            </w:pPr>
            <w:r>
              <w:rPr>
                <w:b/>
                <w:color w:val="4A4A4A"/>
                <w:sz w:val="16"/>
              </w:rPr>
              <w:t>DOCUMENT VERSION</w:t>
            </w:r>
          </w:p>
        </w:tc>
        <w:tc>
          <w:tcPr>
            <w:tcW w:w="6480" w:type="dxa"/>
            <w:tcBorders>
              <w:top w:val="nil"/>
              <w:left w:val="nil"/>
              <w:bottom w:val="single" w:sz="4" w:space="0" w:color="E5E1DA"/>
              <w:right w:val="nil"/>
            </w:tcBorders>
            <w:tcMar>
              <w:top w:w="80" w:type="dxa"/>
              <w:left w:w="0" w:type="dxa"/>
              <w:bottom w:w="80" w:type="dxa"/>
              <w:right w:w="120" w:type="dxa"/>
            </w:tcMar>
          </w:tcPr>
          <w:p w14:paraId="31CCE532" w14:textId="77777777" w:rsidR="00344BA4" w:rsidRDefault="00000000">
            <w:pPr>
              <w:spacing w:after="0"/>
            </w:pPr>
            <w:r>
              <w:t xml:space="preserve">v2.0 </w:t>
            </w:r>
            <w:del w:id="0" w:author="Litera Compare" w:date="2026-05-15T17:42:00Z">
              <w:r>
                <w:delText>— Draft for Review</w:delText>
              </w:r>
            </w:del>
          </w:p>
        </w:tc>
      </w:tr>
      <w:tr w:rsidR="00E77AE5" w14:paraId="31CCE536" w14:textId="77777777">
        <w:tc>
          <w:tcPr>
            <w:tcW w:w="2880" w:type="dxa"/>
            <w:tcBorders>
              <w:top w:val="nil"/>
              <w:left w:val="nil"/>
              <w:bottom w:val="single" w:sz="4" w:space="0" w:color="E5E1DA"/>
              <w:right w:val="nil"/>
            </w:tcBorders>
            <w:tcMar>
              <w:top w:w="80" w:type="dxa"/>
              <w:left w:w="0" w:type="dxa"/>
              <w:bottom w:w="80" w:type="dxa"/>
              <w:right w:w="120" w:type="dxa"/>
            </w:tcMar>
          </w:tcPr>
          <w:p w14:paraId="31CCE534" w14:textId="77777777" w:rsidR="00344BA4" w:rsidRDefault="00000000">
            <w:pPr>
              <w:spacing w:after="0"/>
            </w:pPr>
            <w:r>
              <w:rPr>
                <w:b/>
                <w:color w:val="4A4A4A"/>
                <w:sz w:val="16"/>
              </w:rPr>
              <w:t>PREPARED BY</w:t>
            </w:r>
          </w:p>
        </w:tc>
        <w:tc>
          <w:tcPr>
            <w:tcW w:w="6480" w:type="dxa"/>
            <w:tcBorders>
              <w:top w:val="nil"/>
              <w:left w:val="nil"/>
              <w:bottom w:val="single" w:sz="4" w:space="0" w:color="E5E1DA"/>
              <w:right w:val="nil"/>
            </w:tcBorders>
            <w:tcMar>
              <w:top w:w="80" w:type="dxa"/>
              <w:left w:w="0" w:type="dxa"/>
              <w:bottom w:w="80" w:type="dxa"/>
              <w:right w:w="120" w:type="dxa"/>
            </w:tcMar>
          </w:tcPr>
          <w:p w14:paraId="31CCE535" w14:textId="77777777" w:rsidR="00344BA4" w:rsidRDefault="00000000">
            <w:pPr>
              <w:spacing w:after="0"/>
            </w:pPr>
            <w:proofErr w:type="spellStart"/>
            <w:r>
              <w:t>MaiaEdge</w:t>
            </w:r>
            <w:proofErr w:type="spellEnd"/>
            <w:r>
              <w:t xml:space="preserve"> Networks, Inc.</w:t>
            </w:r>
            <w:ins w:id="1" w:author="Litera Compare" w:date="2026-05-15T17:42:00Z">
              <w:r>
                <w:t xml:space="preserve"> (“CONTRACTOR”)</w:t>
              </w:r>
            </w:ins>
          </w:p>
        </w:tc>
      </w:tr>
      <w:tr w:rsidR="00E77AE5" w14:paraId="31CCE539" w14:textId="77777777">
        <w:tc>
          <w:tcPr>
            <w:tcW w:w="2880" w:type="dxa"/>
            <w:tcBorders>
              <w:top w:val="nil"/>
              <w:left w:val="nil"/>
              <w:bottom w:val="single" w:sz="4" w:space="0" w:color="E5E1DA"/>
              <w:right w:val="nil"/>
            </w:tcBorders>
            <w:tcMar>
              <w:top w:w="80" w:type="dxa"/>
              <w:left w:w="0" w:type="dxa"/>
              <w:bottom w:w="80" w:type="dxa"/>
              <w:right w:w="120" w:type="dxa"/>
            </w:tcMar>
          </w:tcPr>
          <w:p w14:paraId="31CCE537" w14:textId="77777777" w:rsidR="00344BA4" w:rsidRDefault="00000000">
            <w:pPr>
              <w:spacing w:after="0"/>
            </w:pPr>
            <w:r>
              <w:rPr>
                <w:b/>
                <w:color w:val="4A4A4A"/>
                <w:sz w:val="16"/>
              </w:rPr>
              <w:t>PREPARED FOR</w:t>
            </w:r>
          </w:p>
        </w:tc>
        <w:tc>
          <w:tcPr>
            <w:tcW w:w="6480" w:type="dxa"/>
            <w:tcBorders>
              <w:top w:val="nil"/>
              <w:left w:val="nil"/>
              <w:bottom w:val="single" w:sz="4" w:space="0" w:color="E5E1DA"/>
              <w:right w:val="nil"/>
            </w:tcBorders>
            <w:tcMar>
              <w:top w:w="80" w:type="dxa"/>
              <w:left w:w="0" w:type="dxa"/>
              <w:bottom w:w="80" w:type="dxa"/>
              <w:right w:w="120" w:type="dxa"/>
            </w:tcMar>
          </w:tcPr>
          <w:p w14:paraId="31CCE538" w14:textId="77777777" w:rsidR="00344BA4" w:rsidRDefault="00000000">
            <w:pPr>
              <w:spacing w:after="0"/>
            </w:pPr>
            <w:r>
              <w:t xml:space="preserve">Nexus </w:t>
            </w:r>
            <w:del w:id="2" w:author="Litera Compare" w:date="2026-05-15T17:42:00Z">
              <w:r>
                <w:delText>Data Centers</w:delText>
              </w:r>
            </w:del>
            <w:ins w:id="3" w:author="Litera Compare" w:date="2026-05-15T17:42:00Z">
              <w:r>
                <w:t>Hubbard Carrier, LLC (“OWNER”).</w:t>
              </w:r>
            </w:ins>
            <w:r>
              <w:t xml:space="preserve">  </w:t>
            </w:r>
          </w:p>
        </w:tc>
      </w:tr>
      <w:tr w:rsidR="00E77AE5" w14:paraId="31CCE53C" w14:textId="77777777">
        <w:tc>
          <w:tcPr>
            <w:tcW w:w="2880" w:type="dxa"/>
            <w:tcBorders>
              <w:top w:val="nil"/>
              <w:left w:val="nil"/>
              <w:bottom w:val="single" w:sz="4" w:space="0" w:color="E5E1DA"/>
              <w:right w:val="nil"/>
            </w:tcBorders>
            <w:tcMar>
              <w:top w:w="80" w:type="dxa"/>
              <w:left w:w="0" w:type="dxa"/>
              <w:bottom w:w="80" w:type="dxa"/>
              <w:right w:w="120" w:type="dxa"/>
            </w:tcMar>
          </w:tcPr>
          <w:p w14:paraId="31CCE53A" w14:textId="77777777" w:rsidR="00344BA4" w:rsidRDefault="00000000">
            <w:pPr>
              <w:spacing w:after="0"/>
            </w:pPr>
            <w:r>
              <w:rPr>
                <w:b/>
                <w:color w:val="4A4A4A"/>
                <w:sz w:val="16"/>
              </w:rPr>
              <w:t>DATE</w:t>
            </w:r>
          </w:p>
        </w:tc>
        <w:tc>
          <w:tcPr>
            <w:tcW w:w="6480" w:type="dxa"/>
            <w:tcBorders>
              <w:top w:val="nil"/>
              <w:left w:val="nil"/>
              <w:bottom w:val="single" w:sz="4" w:space="0" w:color="E5E1DA"/>
              <w:right w:val="nil"/>
            </w:tcBorders>
            <w:tcMar>
              <w:top w:w="80" w:type="dxa"/>
              <w:left w:w="0" w:type="dxa"/>
              <w:bottom w:w="80" w:type="dxa"/>
              <w:right w:w="120" w:type="dxa"/>
            </w:tcMar>
          </w:tcPr>
          <w:p w14:paraId="31CCE53B" w14:textId="77777777" w:rsidR="00344BA4" w:rsidRDefault="00000000">
            <w:pPr>
              <w:spacing w:after="0"/>
            </w:pPr>
            <w:r>
              <w:t>May 2026</w:t>
            </w:r>
          </w:p>
        </w:tc>
      </w:tr>
      <w:tr w:rsidR="00E77AE5" w14:paraId="31CCE53F" w14:textId="77777777">
        <w:tc>
          <w:tcPr>
            <w:tcW w:w="2880" w:type="dxa"/>
            <w:tcBorders>
              <w:top w:val="nil"/>
              <w:left w:val="nil"/>
              <w:bottom w:val="single" w:sz="4" w:space="0" w:color="E5E1DA"/>
              <w:right w:val="nil"/>
            </w:tcBorders>
            <w:tcMar>
              <w:top w:w="80" w:type="dxa"/>
              <w:left w:w="0" w:type="dxa"/>
              <w:bottom w:w="80" w:type="dxa"/>
              <w:right w:w="120" w:type="dxa"/>
            </w:tcMar>
          </w:tcPr>
          <w:p w14:paraId="31CCE53D" w14:textId="77777777" w:rsidR="00344BA4" w:rsidRDefault="00000000">
            <w:pPr>
              <w:spacing w:after="0"/>
            </w:pPr>
            <w:r>
              <w:rPr>
                <w:b/>
                <w:color w:val="4A4A4A"/>
                <w:sz w:val="16"/>
              </w:rPr>
              <w:t>CLASSIFICATION</w:t>
            </w:r>
          </w:p>
        </w:tc>
        <w:tc>
          <w:tcPr>
            <w:tcW w:w="6480" w:type="dxa"/>
            <w:tcBorders>
              <w:top w:val="nil"/>
              <w:left w:val="nil"/>
              <w:bottom w:val="single" w:sz="4" w:space="0" w:color="E5E1DA"/>
              <w:right w:val="nil"/>
            </w:tcBorders>
            <w:tcMar>
              <w:top w:w="80" w:type="dxa"/>
              <w:left w:w="0" w:type="dxa"/>
              <w:bottom w:w="80" w:type="dxa"/>
              <w:right w:w="120" w:type="dxa"/>
            </w:tcMar>
          </w:tcPr>
          <w:p w14:paraId="31CCE53E" w14:textId="77777777" w:rsidR="00344BA4" w:rsidRDefault="00000000">
            <w:pPr>
              <w:spacing w:after="0"/>
            </w:pPr>
            <w:r>
              <w:t>Confidential &amp; Proprietary</w:t>
            </w:r>
          </w:p>
        </w:tc>
      </w:tr>
      <w:tr w:rsidR="00E77AE5" w14:paraId="31CCE542" w14:textId="77777777">
        <w:tc>
          <w:tcPr>
            <w:tcW w:w="2880" w:type="dxa"/>
            <w:tcBorders>
              <w:top w:val="nil"/>
              <w:left w:val="nil"/>
              <w:bottom w:val="single" w:sz="4" w:space="0" w:color="E5E1DA"/>
              <w:right w:val="nil"/>
            </w:tcBorders>
            <w:tcMar>
              <w:top w:w="80" w:type="dxa"/>
              <w:left w:w="0" w:type="dxa"/>
              <w:bottom w:w="80" w:type="dxa"/>
              <w:right w:w="120" w:type="dxa"/>
            </w:tcMar>
          </w:tcPr>
          <w:p w14:paraId="31CCE540" w14:textId="77777777" w:rsidR="00344BA4" w:rsidRDefault="00000000">
            <w:pPr>
              <w:spacing w:after="0"/>
            </w:pPr>
            <w:r>
              <w:rPr>
                <w:b/>
                <w:color w:val="4A4A4A"/>
                <w:sz w:val="16"/>
              </w:rPr>
              <w:t>DOCUMENT OWNER</w:t>
            </w:r>
          </w:p>
        </w:tc>
        <w:tc>
          <w:tcPr>
            <w:tcW w:w="6480" w:type="dxa"/>
            <w:tcBorders>
              <w:top w:val="nil"/>
              <w:left w:val="nil"/>
              <w:bottom w:val="single" w:sz="4" w:space="0" w:color="E5E1DA"/>
              <w:right w:val="nil"/>
            </w:tcBorders>
            <w:tcMar>
              <w:top w:w="80" w:type="dxa"/>
              <w:left w:w="0" w:type="dxa"/>
              <w:bottom w:w="80" w:type="dxa"/>
              <w:right w:w="120" w:type="dxa"/>
            </w:tcMar>
          </w:tcPr>
          <w:p w14:paraId="31CCE541" w14:textId="77777777" w:rsidR="00344BA4" w:rsidRDefault="00000000">
            <w:pPr>
              <w:spacing w:after="0"/>
            </w:pPr>
            <w:proofErr w:type="spellStart"/>
            <w:r>
              <w:t>MaiaEdge</w:t>
            </w:r>
            <w:proofErr w:type="spellEnd"/>
            <w:r>
              <w:t xml:space="preserve"> Engineering Lead</w:t>
            </w:r>
          </w:p>
        </w:tc>
      </w:tr>
    </w:tbl>
    <w:p w14:paraId="31CCE543" w14:textId="77777777" w:rsidR="00344BA4" w:rsidRDefault="00344BA4">
      <w:pPr>
        <w:pBdr>
          <w:bottom w:val="single" w:sz="12" w:space="1" w:color="FFC200"/>
        </w:pBdr>
        <w:spacing w:before="10" w:after="4"/>
      </w:pPr>
    </w:p>
    <w:p w14:paraId="31CCE544" w14:textId="77777777" w:rsidR="00344BA4" w:rsidRDefault="00000000">
      <w:r>
        <w:br/>
      </w:r>
      <w:r>
        <w:br w:type="page"/>
      </w:r>
    </w:p>
    <w:p w14:paraId="31CCE545" w14:textId="77777777" w:rsidR="00344BA4" w:rsidRDefault="00000000">
      <w:pPr>
        <w:spacing w:before="280" w:after="40"/>
      </w:pPr>
      <w:r>
        <w:rPr>
          <w:b/>
          <w:caps/>
          <w:color w:val="FF9400"/>
          <w:spacing w:val="40"/>
          <w:sz w:val="16"/>
        </w:rPr>
        <w:lastRenderedPageBreak/>
        <w:t>SECTION  01</w:t>
      </w:r>
    </w:p>
    <w:p w14:paraId="31CCE546" w14:textId="77777777" w:rsidR="00344BA4" w:rsidRDefault="00000000">
      <w:pPr>
        <w:spacing w:after="40"/>
      </w:pPr>
      <w:r>
        <w:rPr>
          <w:b/>
          <w:color w:val="000000"/>
          <w:spacing w:val="20"/>
          <w:sz w:val="30"/>
        </w:rPr>
        <w:t>OBJECTIVE</w:t>
      </w:r>
    </w:p>
    <w:p w14:paraId="31CCE547" w14:textId="77777777" w:rsidR="00344BA4" w:rsidRDefault="00344BA4">
      <w:pPr>
        <w:pBdr>
          <w:bottom w:val="single" w:sz="18" w:space="1" w:color="FFC200"/>
        </w:pBdr>
        <w:spacing w:after="120"/>
      </w:pPr>
    </w:p>
    <w:p w14:paraId="31CCE548" w14:textId="77777777" w:rsidR="00344BA4" w:rsidRDefault="00000000">
      <w:pPr>
        <w:spacing w:after="80"/>
      </w:pPr>
      <w:r>
        <w:t xml:space="preserve">This Statement of Work </w:t>
      </w:r>
      <w:ins w:id="4" w:author="Litera Compare" w:date="2026-05-15T17:42:00Z">
        <w:r>
          <w:t>(“</w:t>
        </w:r>
        <w:r>
          <w:rPr>
            <w:u w:val="single"/>
          </w:rPr>
          <w:t>SOW No.1</w:t>
        </w:r>
        <w:r>
          <w:t xml:space="preserve">”) </w:t>
        </w:r>
      </w:ins>
      <w:r>
        <w:t>defines the engineering scope required to de-risk the delivery schedule for the initial Phase 1 deployment of 9 Data Halls and 1 Carrier Hotel at Nexus Data Centers</w:t>
      </w:r>
      <w:ins w:id="5" w:author="Litera Compare" w:date="2026-05-15T17:42:00Z">
        <w:r>
          <w:t xml:space="preserve"> located near Hubbard, Texas</w:t>
        </w:r>
      </w:ins>
      <w:r>
        <w:t>, while establishing scalable architecture capable of supporting up to 65 Nexus data center buildings across the portfolio.</w:t>
      </w:r>
    </w:p>
    <w:p w14:paraId="31CCE549" w14:textId="77777777" w:rsidR="001A2654" w:rsidRDefault="00000000">
      <w:pPr>
        <w:spacing w:before="4" w:after="6"/>
        <w:rPr>
          <w:del w:id="6" w:author="Litera Compare" w:date="2026-05-15T17:42:00Z"/>
        </w:rPr>
      </w:pPr>
      <w:del w:id="7" w:author="Litera Compare" w:date="2026-05-15T17:42:00Z">
        <w:r>
          <w:delText>Timely access to required site, design, and vendor information is critical to achieving the milestone schedule defined in this document. All target dates are tentative and contingent upon receipt of required information as defined in Section 8.</w:delText>
        </w:r>
      </w:del>
    </w:p>
    <w:p w14:paraId="31CCE54A" w14:textId="77777777" w:rsidR="00344BA4" w:rsidRDefault="00000000">
      <w:pPr>
        <w:spacing w:before="4" w:after="6"/>
      </w:pPr>
      <w:del w:id="8" w:author="Litera Compare" w:date="2026-05-15T17:42:00Z">
        <w:r>
          <w:delText>This engineering phase is structured to achieve three primary outcomes:</w:delText>
        </w:r>
      </w:del>
    </w:p>
    <w:p w14:paraId="31CCE54B" w14:textId="77777777" w:rsidR="00344BA4" w:rsidRDefault="00000000">
      <w:pPr>
        <w:spacing w:before="4" w:after="6"/>
        <w:rPr>
          <w:ins w:id="9" w:author="Litera Compare" w:date="2026-05-15T17:42:00Z"/>
        </w:rPr>
      </w:pPr>
      <w:ins w:id="10" w:author="Litera Compare" w:date="2026-05-15T17:42:00Z">
        <w:r>
          <w:t>CONTRACTOR shall:</w:t>
        </w:r>
      </w:ins>
    </w:p>
    <w:p w14:paraId="31CCE54C" w14:textId="77777777" w:rsidR="00344BA4" w:rsidRDefault="00000000">
      <w:pPr>
        <w:spacing w:before="20" w:after="40"/>
        <w:ind w:left="720" w:hanging="360"/>
      </w:pPr>
      <w:r>
        <w:rPr>
          <w:b/>
          <w:color w:val="FFC200"/>
        </w:rPr>
        <w:t xml:space="preserve">•  </w:t>
      </w:r>
      <w:r>
        <w:t>Achieve approximately 60% engineering completion across all design domains</w:t>
      </w:r>
      <w:ins w:id="11" w:author="Litera Compare" w:date="2026-05-15T17:42:00Z">
        <w:r>
          <w:t xml:space="preserve">; </w:t>
        </w:r>
      </w:ins>
    </w:p>
    <w:p w14:paraId="31CCE54D" w14:textId="77777777" w:rsidR="00344BA4" w:rsidRDefault="00000000">
      <w:pPr>
        <w:spacing w:before="20" w:after="40"/>
        <w:ind w:left="720" w:hanging="360"/>
      </w:pPr>
      <w:r>
        <w:rPr>
          <w:b/>
          <w:color w:val="FFC200"/>
        </w:rPr>
        <w:t xml:space="preserve">•  </w:t>
      </w:r>
      <w:r>
        <w:t>Produce procurement-ready outputs including full Bill of Materials and vendor specifications</w:t>
      </w:r>
      <w:ins w:id="12" w:author="Litera Compare" w:date="2026-05-15T17:42:00Z">
        <w:r>
          <w:t>; and</w:t>
        </w:r>
      </w:ins>
    </w:p>
    <w:p w14:paraId="31CCE54E" w14:textId="77777777" w:rsidR="00344BA4" w:rsidRDefault="00000000">
      <w:pPr>
        <w:spacing w:before="20" w:after="40"/>
        <w:ind w:left="720" w:hanging="360"/>
      </w:pPr>
      <w:r>
        <w:rPr>
          <w:b/>
          <w:color w:val="FFC200"/>
        </w:rPr>
        <w:t xml:space="preserve">•  </w:t>
      </w:r>
      <w:r>
        <w:t>Enable a seamless transition to construction and deployment execution phases</w:t>
      </w:r>
      <w:ins w:id="13" w:author="Litera Compare" w:date="2026-05-15T17:42:00Z">
        <w:r>
          <w:t>.</w:t>
        </w:r>
      </w:ins>
    </w:p>
    <w:p w14:paraId="31CCE54F" w14:textId="77777777" w:rsidR="00344BA4" w:rsidRDefault="00000000">
      <w:pPr>
        <w:spacing w:before="10" w:after="80"/>
      </w:pPr>
      <w:r>
        <w:t>This SOW covers engineering services only. Procurement execution, physical installation, and construction activities are explicitly excluded unless separately scoped.</w:t>
      </w:r>
    </w:p>
    <w:p w14:paraId="31CCE550" w14:textId="77777777" w:rsidR="00344BA4" w:rsidRDefault="00000000">
      <w:pPr>
        <w:spacing w:before="280" w:after="40"/>
      </w:pPr>
      <w:r>
        <w:rPr>
          <w:b/>
          <w:caps/>
          <w:color w:val="FF9400"/>
          <w:spacing w:val="40"/>
          <w:sz w:val="16"/>
        </w:rPr>
        <w:t>SECTION  02</w:t>
      </w:r>
    </w:p>
    <w:p w14:paraId="31CCE551" w14:textId="77777777" w:rsidR="00344BA4" w:rsidRDefault="00000000">
      <w:pPr>
        <w:spacing w:after="40"/>
      </w:pPr>
      <w:r>
        <w:rPr>
          <w:b/>
          <w:color w:val="000000"/>
          <w:spacing w:val="20"/>
          <w:sz w:val="30"/>
        </w:rPr>
        <w:t>SCOPE OF WORK</w:t>
      </w:r>
    </w:p>
    <w:p w14:paraId="31CCE552" w14:textId="77777777" w:rsidR="00344BA4" w:rsidRDefault="00344BA4">
      <w:pPr>
        <w:pBdr>
          <w:bottom w:val="single" w:sz="18" w:space="1" w:color="FFC200"/>
        </w:pBdr>
        <w:spacing w:after="120"/>
      </w:pPr>
    </w:p>
    <w:p w14:paraId="31CCE553" w14:textId="77777777" w:rsidR="00344BA4" w:rsidRDefault="00000000">
      <w:pPr>
        <w:spacing w:before="160" w:after="40"/>
      </w:pPr>
      <w:proofErr w:type="gramStart"/>
      <w:r>
        <w:rPr>
          <w:b/>
          <w:color w:val="FFC200"/>
          <w:sz w:val="22"/>
        </w:rPr>
        <w:t xml:space="preserve">2.1  </w:t>
      </w:r>
      <w:r>
        <w:rPr>
          <w:b/>
          <w:sz w:val="22"/>
        </w:rPr>
        <w:t>Phase</w:t>
      </w:r>
      <w:proofErr w:type="gramEnd"/>
      <w:r>
        <w:rPr>
          <w:b/>
          <w:sz w:val="22"/>
        </w:rPr>
        <w:t xml:space="preserve"> 1 — 9 Data Halls and Carrier Hotel</w:t>
      </w:r>
    </w:p>
    <w:p w14:paraId="31CCE554" w14:textId="77777777" w:rsidR="00344BA4" w:rsidRDefault="00000000">
      <w:pPr>
        <w:spacing w:after="4"/>
      </w:pPr>
      <w:del w:id="14" w:author="Litera Compare" w:date="2026-05-15T17:42:00Z">
        <w:r>
          <w:delText>MaiaEdge will</w:delText>
        </w:r>
      </w:del>
      <w:ins w:id="15" w:author="Litera Compare" w:date="2026-05-15T17:42:00Z">
        <w:r>
          <w:t>CONTRACTOR shall</w:t>
        </w:r>
      </w:ins>
      <w:r>
        <w:t xml:space="preserve"> develop a Low-Level Design (LLD) package covering all infrastructure layers required for the initial deployment:</w:t>
      </w:r>
    </w:p>
    <w:p w14:paraId="31CCE555" w14:textId="77777777" w:rsidR="00344BA4" w:rsidRDefault="00000000">
      <w:pPr>
        <w:spacing w:before="20" w:after="40"/>
        <w:ind w:left="720" w:hanging="360"/>
      </w:pPr>
      <w:r>
        <w:rPr>
          <w:b/>
          <w:color w:val="FFC200"/>
        </w:rPr>
        <w:t xml:space="preserve">•  </w:t>
      </w:r>
      <w:r>
        <w:t>Meet-Me Room (MMR) / Carrier Hotel architecture and cage layout</w:t>
      </w:r>
      <w:ins w:id="16" w:author="Litera Compare" w:date="2026-05-15T17:42:00Z">
        <w:r>
          <w:t>;</w:t>
        </w:r>
      </w:ins>
    </w:p>
    <w:p w14:paraId="31CCE556" w14:textId="77777777" w:rsidR="00344BA4" w:rsidRDefault="00000000">
      <w:pPr>
        <w:spacing w:before="20" w:after="40"/>
        <w:ind w:left="720" w:hanging="360"/>
      </w:pPr>
      <w:r>
        <w:rPr>
          <w:b/>
          <w:color w:val="FFC200"/>
        </w:rPr>
        <w:t xml:space="preserve">•  </w:t>
      </w:r>
      <w:proofErr w:type="spellStart"/>
      <w:r>
        <w:t>MaiaEdge</w:t>
      </w:r>
      <w:proofErr w:type="spellEnd"/>
      <w:r>
        <w:t xml:space="preserve"> PBC hardware design — placement, mounting, power, and cabling specifications</w:t>
      </w:r>
      <w:ins w:id="17" w:author="Litera Compare" w:date="2026-05-15T17:42:00Z">
        <w:r>
          <w:t>;</w:t>
        </w:r>
      </w:ins>
    </w:p>
    <w:p w14:paraId="31CCE557" w14:textId="77777777" w:rsidR="00344BA4" w:rsidRDefault="00000000">
      <w:pPr>
        <w:spacing w:before="20" w:after="40"/>
        <w:ind w:left="720" w:hanging="360"/>
      </w:pPr>
      <w:r>
        <w:rPr>
          <w:b/>
          <w:color w:val="FFC200"/>
        </w:rPr>
        <w:t xml:space="preserve">•  </w:t>
      </w:r>
      <w:r>
        <w:t>Fiber ingress and building entry point design</w:t>
      </w:r>
      <w:ins w:id="18" w:author="Litera Compare" w:date="2026-05-15T17:42:00Z">
        <w:r>
          <w:t>;</w:t>
        </w:r>
      </w:ins>
    </w:p>
    <w:p w14:paraId="31CCE558" w14:textId="77777777" w:rsidR="00344BA4" w:rsidRDefault="00000000">
      <w:pPr>
        <w:spacing w:before="20" w:after="40"/>
        <w:ind w:left="720" w:hanging="360"/>
      </w:pPr>
      <w:r>
        <w:rPr>
          <w:b/>
          <w:color w:val="FFC200"/>
        </w:rPr>
        <w:t xml:space="preserve">•  </w:t>
      </w:r>
      <w:r>
        <w:t>Distribution layer topology and interconnect model</w:t>
      </w:r>
      <w:ins w:id="19" w:author="Litera Compare" w:date="2026-05-15T17:42:00Z">
        <w:r>
          <w:t>; and</w:t>
        </w:r>
      </w:ins>
    </w:p>
    <w:p w14:paraId="31CCE559" w14:textId="77777777" w:rsidR="00344BA4" w:rsidRDefault="00000000">
      <w:pPr>
        <w:spacing w:before="20" w:after="40"/>
        <w:ind w:left="720" w:hanging="360"/>
      </w:pPr>
      <w:r>
        <w:rPr>
          <w:b/>
          <w:color w:val="FFC200"/>
        </w:rPr>
        <w:t xml:space="preserve">•  </w:t>
      </w:r>
      <w:r>
        <w:t>Switch fabric integration — architecture and uplink design</w:t>
      </w:r>
      <w:ins w:id="20" w:author="Litera Compare" w:date="2026-05-15T17:42:00Z">
        <w:r>
          <w:t>.</w:t>
        </w:r>
      </w:ins>
    </w:p>
    <w:tbl>
      <w:tblPr>
        <w:tblW w:w="0" w:type="auto"/>
        <w:tblLayout w:type="fixed"/>
        <w:tblLook w:val="04A0" w:firstRow="1" w:lastRow="0" w:firstColumn="1" w:lastColumn="0" w:noHBand="0" w:noVBand="1"/>
      </w:tblPr>
      <w:tblGrid>
        <w:gridCol w:w="9360"/>
      </w:tblGrid>
      <w:tr w:rsidR="00E77AE5" w14:paraId="31CCE55C" w14:textId="77777777">
        <w:tc>
          <w:tcPr>
            <w:tcW w:w="9360" w:type="dxa"/>
            <w:tcBorders>
              <w:top w:val="nil"/>
              <w:left w:val="single" w:sz="24" w:space="0" w:color="FFC200"/>
              <w:bottom w:val="nil"/>
              <w:right w:val="nil"/>
            </w:tcBorders>
            <w:shd w:val="clear" w:color="auto" w:fill="F4F2EE"/>
            <w:tcMar>
              <w:top w:w="160" w:type="dxa"/>
              <w:left w:w="200" w:type="dxa"/>
              <w:bottom w:w="160" w:type="dxa"/>
              <w:right w:w="200" w:type="dxa"/>
            </w:tcMar>
          </w:tcPr>
          <w:p w14:paraId="31CCE55A" w14:textId="77777777" w:rsidR="00344BA4" w:rsidRDefault="00000000">
            <w:pPr>
              <w:spacing w:after="4"/>
            </w:pPr>
            <w:r>
              <w:rPr>
                <w:b/>
                <w:color w:val="FF9400"/>
                <w:sz w:val="16"/>
              </w:rPr>
              <w:t>END-TO-END CONNECTIVITY MODEL</w:t>
            </w:r>
          </w:p>
          <w:p w14:paraId="31CCE55B" w14:textId="77777777" w:rsidR="00344BA4" w:rsidRDefault="00000000">
            <w:pPr>
              <w:spacing w:after="0"/>
            </w:pPr>
            <w:proofErr w:type="gramStart"/>
            <w:r>
              <w:rPr>
                <w:b/>
                <w:sz w:val="22"/>
              </w:rPr>
              <w:t>Carrier  →</w:t>
            </w:r>
            <w:proofErr w:type="gramEnd"/>
            <w:r>
              <w:rPr>
                <w:b/>
                <w:sz w:val="22"/>
              </w:rPr>
              <w:t xml:space="preserve">  </w:t>
            </w:r>
            <w:proofErr w:type="gramStart"/>
            <w:r>
              <w:rPr>
                <w:b/>
                <w:sz w:val="22"/>
              </w:rPr>
              <w:t>MMR  →</w:t>
            </w:r>
            <w:proofErr w:type="gramEnd"/>
            <w:r>
              <w:rPr>
                <w:b/>
                <w:sz w:val="22"/>
              </w:rPr>
              <w:t xml:space="preserve">  </w:t>
            </w:r>
            <w:proofErr w:type="gramStart"/>
            <w:r>
              <w:rPr>
                <w:b/>
                <w:sz w:val="22"/>
              </w:rPr>
              <w:t>PBC  →</w:t>
            </w:r>
            <w:proofErr w:type="gramEnd"/>
            <w:r>
              <w:rPr>
                <w:b/>
                <w:sz w:val="22"/>
              </w:rPr>
              <w:t xml:space="preserve">  Dark </w:t>
            </w:r>
            <w:proofErr w:type="gramStart"/>
            <w:r>
              <w:rPr>
                <w:b/>
                <w:sz w:val="22"/>
              </w:rPr>
              <w:t>Fiber  →</w:t>
            </w:r>
            <w:proofErr w:type="gramEnd"/>
            <w:r>
              <w:rPr>
                <w:b/>
                <w:sz w:val="22"/>
              </w:rPr>
              <w:t xml:space="preserve">  </w:t>
            </w:r>
            <w:proofErr w:type="gramStart"/>
            <w:r>
              <w:rPr>
                <w:b/>
                <w:sz w:val="22"/>
              </w:rPr>
              <w:t>Building  →</w:t>
            </w:r>
            <w:proofErr w:type="gramEnd"/>
            <w:r>
              <w:rPr>
                <w:b/>
                <w:sz w:val="22"/>
              </w:rPr>
              <w:t xml:space="preserve">  </w:t>
            </w:r>
            <w:proofErr w:type="gramStart"/>
            <w:r>
              <w:rPr>
                <w:b/>
                <w:sz w:val="22"/>
              </w:rPr>
              <w:t>PBC  →</w:t>
            </w:r>
            <w:proofErr w:type="gramEnd"/>
            <w:r>
              <w:rPr>
                <w:b/>
                <w:sz w:val="22"/>
              </w:rPr>
              <w:t xml:space="preserve">  Switch Fabric</w:t>
            </w:r>
          </w:p>
        </w:tc>
      </w:tr>
    </w:tbl>
    <w:p w14:paraId="31CCE55D" w14:textId="77777777" w:rsidR="00344BA4" w:rsidRDefault="00344BA4">
      <w:pPr>
        <w:spacing w:after="6"/>
      </w:pPr>
    </w:p>
    <w:p w14:paraId="31CCE55E" w14:textId="77777777" w:rsidR="00344BA4" w:rsidRDefault="00000000">
      <w:pPr>
        <w:spacing w:before="160" w:after="40"/>
      </w:pPr>
      <w:proofErr w:type="gramStart"/>
      <w:r>
        <w:rPr>
          <w:b/>
          <w:color w:val="FFC200"/>
          <w:sz w:val="22"/>
        </w:rPr>
        <w:t xml:space="preserve">2.2  </w:t>
      </w:r>
      <w:r>
        <w:rPr>
          <w:b/>
          <w:sz w:val="22"/>
        </w:rPr>
        <w:t>Fiber</w:t>
      </w:r>
      <w:proofErr w:type="gramEnd"/>
      <w:r>
        <w:rPr>
          <w:b/>
          <w:sz w:val="22"/>
        </w:rPr>
        <w:t xml:space="preserve"> &amp; Infrastructure Design</w:t>
      </w:r>
    </w:p>
    <w:p w14:paraId="31CCE55F" w14:textId="77777777" w:rsidR="00344BA4" w:rsidRDefault="00000000">
      <w:pPr>
        <w:spacing w:after="4"/>
      </w:pPr>
      <w:proofErr w:type="gramStart"/>
      <w:r>
        <w:t>Requirements definition</w:t>
      </w:r>
      <w:proofErr w:type="gramEnd"/>
      <w:r>
        <w:t xml:space="preserve"> will cover:</w:t>
      </w:r>
    </w:p>
    <w:p w14:paraId="31CCE560" w14:textId="77777777" w:rsidR="00344BA4" w:rsidRDefault="00000000">
      <w:pPr>
        <w:spacing w:before="20" w:after="40"/>
        <w:ind w:left="720" w:hanging="360"/>
      </w:pPr>
      <w:r>
        <w:rPr>
          <w:b/>
          <w:color w:val="FFC200"/>
        </w:rPr>
        <w:t xml:space="preserve">•  </w:t>
      </w:r>
      <w:r>
        <w:t>Dark fiber ingress into the MMR and associated ODF cross-connect model</w:t>
      </w:r>
      <w:ins w:id="21" w:author="Litera Compare" w:date="2026-05-15T17:42:00Z">
        <w:r>
          <w:t xml:space="preserve">; </w:t>
        </w:r>
      </w:ins>
    </w:p>
    <w:p w14:paraId="31CCE561" w14:textId="77777777" w:rsidR="00344BA4" w:rsidRDefault="00000000">
      <w:pPr>
        <w:spacing w:before="20" w:after="40"/>
        <w:ind w:left="720" w:hanging="360"/>
      </w:pPr>
      <w:r>
        <w:rPr>
          <w:b/>
          <w:color w:val="FFC200"/>
        </w:rPr>
        <w:t xml:space="preserve">•  </w:t>
      </w:r>
      <w:r>
        <w:t>Diverse fiber paths (A/B routes) to each building for high-availability design</w:t>
      </w:r>
      <w:ins w:id="22" w:author="Litera Compare" w:date="2026-05-15T17:42:00Z">
        <w:r>
          <w:t>; and</w:t>
        </w:r>
      </w:ins>
    </w:p>
    <w:p w14:paraId="31CCE562" w14:textId="77777777" w:rsidR="00344BA4" w:rsidRDefault="00000000">
      <w:pPr>
        <w:spacing w:before="20" w:after="40"/>
        <w:ind w:left="720" w:hanging="360"/>
      </w:pPr>
      <w:r>
        <w:rPr>
          <w:b/>
          <w:color w:val="FFC200"/>
        </w:rPr>
        <w:t xml:space="preserve">•  </w:t>
      </w:r>
      <w:r>
        <w:t>Interbuilding dark fiber mesh topology</w:t>
      </w:r>
      <w:ins w:id="23" w:author="Litera Compare" w:date="2026-05-15T17:42:00Z">
        <w:r>
          <w:t>.</w:t>
        </w:r>
      </w:ins>
    </w:p>
    <w:p w14:paraId="31CCE563" w14:textId="77777777" w:rsidR="00344BA4" w:rsidRDefault="00000000">
      <w:pPr>
        <w:spacing w:before="6" w:after="4"/>
      </w:pPr>
      <w:r>
        <w:t>Design deliverables will include:</w:t>
      </w:r>
    </w:p>
    <w:p w14:paraId="31CCE564" w14:textId="77777777" w:rsidR="00344BA4" w:rsidRDefault="00000000">
      <w:pPr>
        <w:spacing w:before="20" w:after="40"/>
        <w:ind w:left="720" w:hanging="360"/>
      </w:pPr>
      <w:r>
        <w:rPr>
          <w:b/>
          <w:color w:val="FFC200"/>
        </w:rPr>
        <w:lastRenderedPageBreak/>
        <w:t xml:space="preserve">•  </w:t>
      </w:r>
      <w:r>
        <w:t>Building-to-building connectivity model (partial or full mesh, based on cost/scale trade-off)</w:t>
      </w:r>
      <w:ins w:id="24" w:author="Litera Compare" w:date="2026-05-15T17:42:00Z">
        <w:r>
          <w:t>;</w:t>
        </w:r>
      </w:ins>
    </w:p>
    <w:p w14:paraId="31CCE565" w14:textId="77777777" w:rsidR="00344BA4" w:rsidRDefault="00000000">
      <w:pPr>
        <w:spacing w:before="20" w:after="40"/>
        <w:ind w:left="720" w:hanging="360"/>
      </w:pPr>
      <w:r>
        <w:rPr>
          <w:b/>
          <w:color w:val="FFC200"/>
        </w:rPr>
        <w:t xml:space="preserve">•  </w:t>
      </w:r>
      <w:r>
        <w:t>Fiber path diversity and routing assumptions documentation</w:t>
      </w:r>
      <w:ins w:id="25" w:author="Litera Compare" w:date="2026-05-15T17:42:00Z">
        <w:r>
          <w:t>; and</w:t>
        </w:r>
      </w:ins>
    </w:p>
    <w:p w14:paraId="31CCE566" w14:textId="77777777" w:rsidR="00344BA4" w:rsidRDefault="00000000">
      <w:pPr>
        <w:spacing w:before="20" w:after="40"/>
        <w:ind w:left="720" w:hanging="360"/>
      </w:pPr>
      <w:r>
        <w:rPr>
          <w:b/>
          <w:color w:val="FFC200"/>
        </w:rPr>
        <w:t xml:space="preserve">•  </w:t>
      </w:r>
      <w:r>
        <w:t xml:space="preserve">Defined handoff points between fiber provider, MMR, and each </w:t>
      </w:r>
      <w:del w:id="26" w:author="Litera Compare" w:date="2026-05-15T17:42:00Z">
        <w:r>
          <w:delText>Nexus</w:delText>
        </w:r>
      </w:del>
      <w:ins w:id="27" w:author="Litera Compare" w:date="2026-05-15T17:42:00Z">
        <w:r>
          <w:t>OWNER</w:t>
        </w:r>
      </w:ins>
      <w:r>
        <w:t xml:space="preserve"> building</w:t>
      </w:r>
      <w:ins w:id="28" w:author="Litera Compare" w:date="2026-05-15T17:42:00Z">
        <w:r>
          <w:t>.</w:t>
        </w:r>
      </w:ins>
    </w:p>
    <w:p w14:paraId="31CCE567" w14:textId="77777777" w:rsidR="00344BA4" w:rsidRDefault="00000000">
      <w:pPr>
        <w:spacing w:before="160" w:after="40"/>
      </w:pPr>
      <w:proofErr w:type="gramStart"/>
      <w:r>
        <w:rPr>
          <w:b/>
          <w:color w:val="FFC200"/>
          <w:sz w:val="22"/>
        </w:rPr>
        <w:t xml:space="preserve">2.3  </w:t>
      </w:r>
      <w:proofErr w:type="spellStart"/>
      <w:r>
        <w:rPr>
          <w:b/>
          <w:sz w:val="22"/>
        </w:rPr>
        <w:t>MaiaEdge</w:t>
      </w:r>
      <w:proofErr w:type="spellEnd"/>
      <w:proofErr w:type="gramEnd"/>
      <w:r>
        <w:rPr>
          <w:b/>
          <w:sz w:val="22"/>
        </w:rPr>
        <w:t xml:space="preserve"> Infrastructure Design</w:t>
      </w:r>
    </w:p>
    <w:p w14:paraId="31CCE568" w14:textId="77777777" w:rsidR="00344BA4" w:rsidRDefault="00000000">
      <w:pPr>
        <w:spacing w:after="4"/>
      </w:pPr>
      <w:del w:id="29" w:author="Litera Compare" w:date="2026-05-15T17:42:00Z">
        <w:r>
          <w:delText>MaiaEdge</w:delText>
        </w:r>
      </w:del>
      <w:ins w:id="30" w:author="Litera Compare" w:date="2026-05-15T17:42:00Z">
        <w:r>
          <w:t>CONTRACTOR</w:t>
        </w:r>
      </w:ins>
      <w:r>
        <w:t xml:space="preserve"> will define the hardware architecture across all sites:</w:t>
      </w:r>
    </w:p>
    <w:p w14:paraId="31CCE569" w14:textId="77777777" w:rsidR="00344BA4" w:rsidRDefault="00000000">
      <w:pPr>
        <w:spacing w:before="20" w:after="40"/>
        <w:ind w:left="720" w:hanging="360"/>
      </w:pPr>
      <w:r>
        <w:rPr>
          <w:b/>
          <w:color w:val="FFC200"/>
        </w:rPr>
        <w:t xml:space="preserve">•  </w:t>
      </w:r>
      <w:r>
        <w:t>Dual cage architecture within the MMR — Primary and Secondary</w:t>
      </w:r>
      <w:ins w:id="31" w:author="Litera Compare" w:date="2026-05-15T17:42:00Z">
        <w:r>
          <w:t>;</w:t>
        </w:r>
      </w:ins>
    </w:p>
    <w:p w14:paraId="31CCE56A" w14:textId="77777777" w:rsidR="00344BA4" w:rsidRDefault="00000000">
      <w:pPr>
        <w:spacing w:before="20" w:after="40"/>
        <w:ind w:left="720" w:hanging="360"/>
      </w:pPr>
      <w:r>
        <w:rPr>
          <w:b/>
          <w:color w:val="FFC200"/>
        </w:rPr>
        <w:t xml:space="preserve">•  </w:t>
      </w:r>
      <w:r>
        <w:t>Dual PBC deployment per cage — Primary / Secondary failover model</w:t>
      </w:r>
      <w:ins w:id="32" w:author="Litera Compare" w:date="2026-05-15T17:42:00Z">
        <w:r>
          <w:t>;</w:t>
        </w:r>
      </w:ins>
    </w:p>
    <w:p w14:paraId="31CCE56B" w14:textId="77777777" w:rsidR="00344BA4" w:rsidRDefault="00000000">
      <w:pPr>
        <w:spacing w:before="20" w:after="40"/>
        <w:ind w:left="720" w:hanging="360"/>
      </w:pPr>
      <w:r>
        <w:rPr>
          <w:b/>
          <w:color w:val="FFC200"/>
        </w:rPr>
        <w:t xml:space="preserve">•  </w:t>
      </w:r>
      <w:r>
        <w:t>Symmetric connectivity from all PBCs to buildings — no single points of failure</w:t>
      </w:r>
      <w:ins w:id="33" w:author="Litera Compare" w:date="2026-05-15T17:42:00Z">
        <w:r>
          <w:t>;</w:t>
        </w:r>
      </w:ins>
    </w:p>
    <w:p w14:paraId="31CCE56C" w14:textId="77777777" w:rsidR="00344BA4" w:rsidRDefault="00000000">
      <w:pPr>
        <w:spacing w:before="20" w:after="40"/>
        <w:ind w:left="720" w:hanging="360"/>
      </w:pPr>
      <w:r>
        <w:rPr>
          <w:b/>
          <w:color w:val="FFC200"/>
        </w:rPr>
        <w:t xml:space="preserve">•  </w:t>
      </w:r>
      <w:r>
        <w:t xml:space="preserve">PBC placement, power, and connectivity design within each </w:t>
      </w:r>
      <w:del w:id="34" w:author="Litera Compare" w:date="2026-05-15T17:42:00Z">
        <w:r>
          <w:delText>Nexus</w:delText>
        </w:r>
      </w:del>
      <w:ins w:id="35" w:author="Litera Compare" w:date="2026-05-15T17:42:00Z">
        <w:r>
          <w:t>OWNER</w:t>
        </w:r>
      </w:ins>
      <w:r>
        <w:t xml:space="preserve"> building</w:t>
      </w:r>
      <w:ins w:id="36" w:author="Litera Compare" w:date="2026-05-15T17:42:00Z">
        <w:r>
          <w:t>; and</w:t>
        </w:r>
      </w:ins>
    </w:p>
    <w:p w14:paraId="31CCE56D" w14:textId="77777777" w:rsidR="00344BA4" w:rsidRDefault="00000000">
      <w:pPr>
        <w:spacing w:before="20" w:after="40"/>
        <w:ind w:left="720" w:hanging="360"/>
      </w:pPr>
      <w:r>
        <w:rPr>
          <w:b/>
          <w:color w:val="FFC200"/>
        </w:rPr>
        <w:t xml:space="preserve">•  </w:t>
      </w:r>
      <w:r>
        <w:t>Integration specifications between PBC and switching fabric</w:t>
      </w:r>
      <w:ins w:id="37" w:author="Litera Compare" w:date="2026-05-15T17:42:00Z">
        <w:r>
          <w:t>.</w:t>
        </w:r>
      </w:ins>
    </w:p>
    <w:p w14:paraId="31CCE56E" w14:textId="77777777" w:rsidR="00344BA4" w:rsidRDefault="00000000">
      <w:pPr>
        <w:spacing w:before="160" w:after="40"/>
      </w:pPr>
      <w:proofErr w:type="gramStart"/>
      <w:r>
        <w:rPr>
          <w:b/>
          <w:color w:val="FFC200"/>
          <w:sz w:val="22"/>
        </w:rPr>
        <w:t xml:space="preserve">2.4  </w:t>
      </w:r>
      <w:r>
        <w:rPr>
          <w:b/>
          <w:sz w:val="22"/>
        </w:rPr>
        <w:t>Expansion</w:t>
      </w:r>
      <w:proofErr w:type="gramEnd"/>
      <w:r>
        <w:rPr>
          <w:b/>
          <w:sz w:val="22"/>
        </w:rPr>
        <w:t xml:space="preserve"> Architecture (Up to 65 Buildings)</w:t>
      </w:r>
    </w:p>
    <w:p w14:paraId="31CCE56F" w14:textId="77777777" w:rsidR="00344BA4" w:rsidRDefault="00000000">
      <w:pPr>
        <w:spacing w:after="4"/>
      </w:pPr>
      <w:del w:id="38" w:author="Litera Compare" w:date="2026-05-15T17:42:00Z">
        <w:r>
          <w:delText>A</w:delText>
        </w:r>
      </w:del>
      <w:ins w:id="39" w:author="Litera Compare" w:date="2026-05-15T17:42:00Z">
        <w:r>
          <w:t>CONTRACTOR shall develop a</w:t>
        </w:r>
      </w:ins>
      <w:r>
        <w:t xml:space="preserve"> scalable network CPE architecture framework </w:t>
      </w:r>
      <w:del w:id="40" w:author="Litera Compare" w:date="2026-05-15T17:42:00Z">
        <w:r>
          <w:delText xml:space="preserve">will be developed </w:delText>
        </w:r>
      </w:del>
      <w:r>
        <w:t>in parallel with Phase 1 design, covering:</w:t>
      </w:r>
    </w:p>
    <w:p w14:paraId="31CCE570" w14:textId="77777777" w:rsidR="00344BA4" w:rsidRDefault="00000000">
      <w:pPr>
        <w:spacing w:before="20" w:after="40"/>
        <w:ind w:left="720" w:hanging="360"/>
      </w:pPr>
      <w:r>
        <w:rPr>
          <w:b/>
          <w:color w:val="FFC200"/>
        </w:rPr>
        <w:t xml:space="preserve">•  </w:t>
      </w:r>
      <w:r>
        <w:t>Fiber expansion model — incremental fiber provisioning as new buildings are added</w:t>
      </w:r>
      <w:ins w:id="41" w:author="Litera Compare" w:date="2026-05-15T17:42:00Z">
        <w:r>
          <w:t>;</w:t>
        </w:r>
      </w:ins>
    </w:p>
    <w:p w14:paraId="31CCE571" w14:textId="77777777" w:rsidR="00344BA4" w:rsidRDefault="00000000">
      <w:pPr>
        <w:spacing w:before="20" w:after="40"/>
        <w:ind w:left="720" w:hanging="360"/>
      </w:pPr>
      <w:r>
        <w:rPr>
          <w:b/>
          <w:color w:val="FFC200"/>
        </w:rPr>
        <w:t xml:space="preserve">•  </w:t>
      </w:r>
      <w:r>
        <w:t>Mesh and interconnect strategy — partial to full mesh transition thresholds</w:t>
      </w:r>
      <w:ins w:id="42" w:author="Litera Compare" w:date="2026-05-15T17:42:00Z">
        <w:r>
          <w:t>;</w:t>
        </w:r>
      </w:ins>
    </w:p>
    <w:p w14:paraId="31CCE572" w14:textId="77777777" w:rsidR="00344BA4" w:rsidRDefault="00000000">
      <w:pPr>
        <w:spacing w:before="20" w:after="40"/>
        <w:ind w:left="720" w:hanging="360"/>
      </w:pPr>
      <w:r>
        <w:rPr>
          <w:b/>
          <w:color w:val="FFC200"/>
        </w:rPr>
        <w:t xml:space="preserve">•  </w:t>
      </w:r>
      <w:r>
        <w:t>Capacity planning assumptions — bandwidth, port density, and PBC scaling</w:t>
      </w:r>
      <w:ins w:id="43" w:author="Litera Compare" w:date="2026-05-15T17:42:00Z">
        <w:r>
          <w:t>; and</w:t>
        </w:r>
      </w:ins>
    </w:p>
    <w:p w14:paraId="31CCE573" w14:textId="77777777" w:rsidR="00344BA4" w:rsidRDefault="00000000">
      <w:pPr>
        <w:spacing w:before="20" w:after="40"/>
        <w:ind w:left="720" w:hanging="360"/>
      </w:pPr>
      <w:r>
        <w:rPr>
          <w:b/>
          <w:color w:val="FFC200"/>
        </w:rPr>
        <w:t xml:space="preserve">•  </w:t>
      </w:r>
      <w:r>
        <w:t>Modular deployment approach — standardized build-out templates per building</w:t>
      </w:r>
      <w:ins w:id="44" w:author="Litera Compare" w:date="2026-05-15T17:42:00Z">
        <w:r>
          <w:t>.</w:t>
        </w:r>
      </w:ins>
    </w:p>
    <w:p w14:paraId="31CCE574" w14:textId="77777777" w:rsidR="00344BA4" w:rsidRDefault="00000000">
      <w:pPr>
        <w:spacing w:before="160" w:after="40"/>
      </w:pPr>
      <w:proofErr w:type="gramStart"/>
      <w:r>
        <w:rPr>
          <w:b/>
          <w:color w:val="FFC200"/>
          <w:sz w:val="22"/>
        </w:rPr>
        <w:t xml:space="preserve">2.5  </w:t>
      </w:r>
      <w:r>
        <w:rPr>
          <w:b/>
          <w:sz w:val="22"/>
        </w:rPr>
        <w:t>Interface</w:t>
      </w:r>
      <w:proofErr w:type="gramEnd"/>
      <w:r>
        <w:rPr>
          <w:b/>
          <w:sz w:val="22"/>
        </w:rPr>
        <w:t xml:space="preserve"> Coordination</w:t>
      </w:r>
    </w:p>
    <w:p w14:paraId="31CCE575" w14:textId="77777777" w:rsidR="00344BA4" w:rsidRDefault="00000000">
      <w:pPr>
        <w:spacing w:after="4"/>
      </w:pPr>
      <w:del w:id="45" w:author="Litera Compare" w:date="2026-05-15T17:42:00Z">
        <w:r>
          <w:delText>Coordinate</w:delText>
        </w:r>
      </w:del>
      <w:ins w:id="46" w:author="Litera Compare" w:date="2026-05-15T17:42:00Z">
        <w:r>
          <w:t>CONTRACTOR shall coordinate</w:t>
        </w:r>
      </w:ins>
      <w:r>
        <w:t xml:space="preserve"> across all infrastructure interface parties</w:t>
      </w:r>
      <w:ins w:id="47" w:author="Litera Compare" w:date="2026-05-15T17:42:00Z">
        <w:r>
          <w:t>, including</w:t>
        </w:r>
      </w:ins>
      <w:r>
        <w:t>:</w:t>
      </w:r>
    </w:p>
    <w:p w14:paraId="31CCE576" w14:textId="77777777" w:rsidR="00344BA4" w:rsidRDefault="00000000">
      <w:pPr>
        <w:spacing w:before="20" w:after="40"/>
        <w:ind w:left="720" w:hanging="360"/>
      </w:pPr>
      <w:r>
        <w:rPr>
          <w:b/>
          <w:color w:val="FFC200"/>
        </w:rPr>
        <w:t xml:space="preserve">•  </w:t>
      </w:r>
      <w:r>
        <w:t>Dark fiber provider — critical dependency; will drive off-site routing and on-site delivery schedule</w:t>
      </w:r>
      <w:ins w:id="48" w:author="Litera Compare" w:date="2026-05-15T17:42:00Z">
        <w:r>
          <w:t>;</w:t>
        </w:r>
      </w:ins>
    </w:p>
    <w:p w14:paraId="31CCE577" w14:textId="77777777" w:rsidR="00344BA4" w:rsidRDefault="00000000">
      <w:pPr>
        <w:spacing w:before="20" w:after="40"/>
        <w:ind w:left="720" w:hanging="360"/>
      </w:pPr>
      <w:r>
        <w:rPr>
          <w:b/>
          <w:color w:val="FFC200"/>
        </w:rPr>
        <w:t xml:space="preserve">•  </w:t>
      </w:r>
      <w:r>
        <w:t>Carrier coordination — based on current engagement model; inputs required for design assumptions</w:t>
      </w:r>
      <w:ins w:id="49" w:author="Litera Compare" w:date="2026-05-15T17:42:00Z">
        <w:r>
          <w:t>; and</w:t>
        </w:r>
      </w:ins>
    </w:p>
    <w:p w14:paraId="31CCE578" w14:textId="77777777" w:rsidR="00344BA4" w:rsidRDefault="00000000">
      <w:pPr>
        <w:spacing w:before="20" w:after="40"/>
        <w:ind w:left="720" w:hanging="360"/>
      </w:pPr>
      <w:r>
        <w:rPr>
          <w:b/>
          <w:color w:val="FFC200"/>
        </w:rPr>
        <w:t xml:space="preserve">•  </w:t>
      </w:r>
      <w:r>
        <w:t>Installation partners — constructability feedback and duration estimate inputs</w:t>
      </w:r>
      <w:ins w:id="50" w:author="Litera Compare" w:date="2026-05-15T17:42:00Z">
        <w:r>
          <w:t>.</w:t>
        </w:r>
      </w:ins>
    </w:p>
    <w:p w14:paraId="31CCE579" w14:textId="77777777" w:rsidR="00344BA4" w:rsidRDefault="00000000">
      <w:pPr>
        <w:spacing w:before="6" w:after="80"/>
      </w:pPr>
      <w:r>
        <w:t xml:space="preserve">Coordination activities </w:t>
      </w:r>
      <w:proofErr w:type="gramStart"/>
      <w:r>
        <w:t>include:</w:t>
      </w:r>
      <w:proofErr w:type="gramEnd"/>
      <w:r>
        <w:t xml:space="preserve"> regular design interface meetings, cross-party alignment sessions, and interface block diagram maintenance.</w:t>
      </w:r>
    </w:p>
    <w:p w14:paraId="31CCE57A" w14:textId="77777777" w:rsidR="00344BA4" w:rsidRDefault="00000000">
      <w:pPr>
        <w:spacing w:before="20" w:after="40"/>
        <w:ind w:left="720" w:hanging="360"/>
      </w:pPr>
      <w:r>
        <w:rPr>
          <w:b/>
          <w:color w:val="FFC200"/>
        </w:rPr>
        <w:t xml:space="preserve">•  </w:t>
      </w:r>
      <w:del w:id="51" w:author="Litera Compare" w:date="2026-05-15T17:42:00Z">
        <w:r>
          <w:delText>MaiaEdge</w:delText>
        </w:r>
      </w:del>
      <w:ins w:id="52" w:author="Litera Compare" w:date="2026-05-15T17:42:00Z">
        <w:r>
          <w:t>CONTRACTOR</w:t>
        </w:r>
      </w:ins>
      <w:r>
        <w:t xml:space="preserve"> and </w:t>
      </w:r>
      <w:ins w:id="53" w:author="Litera Compare" w:date="2026-05-15T17:42:00Z">
        <w:r>
          <w:t>[</w:t>
        </w:r>
      </w:ins>
      <w:r>
        <w:t>Pearce</w:t>
      </w:r>
      <w:ins w:id="54" w:author="Litera Compare" w:date="2026-05-15T17:42:00Z">
        <w:r>
          <w:t>]</w:t>
        </w:r>
      </w:ins>
      <w:r>
        <w:t xml:space="preserve"> will </w:t>
      </w:r>
      <w:proofErr w:type="gramStart"/>
      <w:r>
        <w:t>enter into</w:t>
      </w:r>
      <w:proofErr w:type="gramEnd"/>
      <w:r>
        <w:t xml:space="preserve"> mutually agreed non-disclosure agreements with all project vendors whose information is material to the scope of this </w:t>
      </w:r>
      <w:del w:id="55" w:author="Litera Compare" w:date="2026-05-15T17:42:00Z">
        <w:r>
          <w:delText>engagement</w:delText>
        </w:r>
      </w:del>
      <w:ins w:id="56" w:author="Litera Compare" w:date="2026-05-15T17:42:00Z">
        <w:r>
          <w:t>SOW No.1</w:t>
        </w:r>
      </w:ins>
    </w:p>
    <w:p w14:paraId="31CCE57B" w14:textId="77777777" w:rsidR="00344BA4" w:rsidRDefault="00000000">
      <w:pPr>
        <w:spacing w:before="10" w:after="80"/>
      </w:pPr>
      <w:del w:id="57" w:author="Litera Compare" w:date="2026-05-15T17:42:00Z">
        <w:r>
          <w:delText>MaiaEdge</w:delText>
        </w:r>
      </w:del>
      <w:ins w:id="58" w:author="Litera Compare" w:date="2026-05-15T17:42:00Z">
        <w:r>
          <w:t>CONTRACTOR</w:t>
        </w:r>
      </w:ins>
      <w:r>
        <w:t xml:space="preserve"> is authorized to subcontract </w:t>
      </w:r>
      <w:ins w:id="59" w:author="Litera Compare" w:date="2026-05-15T17:42:00Z">
        <w:r>
          <w:t>[</w:t>
        </w:r>
      </w:ins>
      <w:r>
        <w:t>Pearce Services and/or CBRE</w:t>
      </w:r>
      <w:ins w:id="60" w:author="Litera Compare" w:date="2026-05-15T17:42:00Z">
        <w:r>
          <w:t>]</w:t>
        </w:r>
        <w:r>
          <w:rPr>
            <w:rStyle w:val="FootnoteReference"/>
          </w:rPr>
          <w:footnoteReference w:id="1"/>
        </w:r>
      </w:ins>
      <w:r>
        <w:t xml:space="preserve"> for portions of this scope related to physical infrastructure design.</w:t>
      </w:r>
    </w:p>
    <w:p w14:paraId="31CCE57C" w14:textId="77777777" w:rsidR="00344BA4" w:rsidRDefault="00000000">
      <w:pPr>
        <w:spacing w:before="160" w:after="40"/>
      </w:pPr>
      <w:proofErr w:type="gramStart"/>
      <w:r>
        <w:rPr>
          <w:b/>
          <w:color w:val="FFC200"/>
          <w:sz w:val="22"/>
        </w:rPr>
        <w:t xml:space="preserve">2.6  </w:t>
      </w:r>
      <w:r>
        <w:rPr>
          <w:b/>
          <w:sz w:val="22"/>
        </w:rPr>
        <w:t>Owner</w:t>
      </w:r>
      <w:proofErr w:type="gramEnd"/>
      <w:r>
        <w:rPr>
          <w:b/>
          <w:sz w:val="22"/>
        </w:rPr>
        <w:t>-Provided or Builder Data Required Information</w:t>
      </w:r>
    </w:p>
    <w:p w14:paraId="31CCE57D" w14:textId="77777777" w:rsidR="001A2654" w:rsidRDefault="00000000">
      <w:pPr>
        <w:spacing w:after="8"/>
        <w:rPr>
          <w:del w:id="63" w:author="Litera Compare" w:date="2026-05-15T17:42:00Z"/>
        </w:rPr>
      </w:pPr>
      <w:del w:id="64" w:author="Litera Compare" w:date="2026-05-15T17:42:00Z">
        <w:r>
          <w:delText>This information is required so that downstream installation teams can execute based upon design requirements produced under this SOW.</w:delText>
        </w:r>
      </w:del>
    </w:p>
    <w:p w14:paraId="31CCE57E" w14:textId="77777777" w:rsidR="00344BA4" w:rsidRDefault="00000000">
      <w:pPr>
        <w:spacing w:after="8"/>
        <w:rPr>
          <w:ins w:id="65" w:author="Litera Compare" w:date="2026-05-15T17:42:00Z"/>
        </w:rPr>
      </w:pPr>
      <w:ins w:id="66" w:author="Litera Compare" w:date="2026-05-15T17:42:00Z">
        <w:r>
          <w:t>OWNER will provide the following:</w:t>
        </w:r>
        <w:r>
          <w:rPr>
            <w:rStyle w:val="FootnoteReference"/>
          </w:rPr>
          <w:footnoteReference w:id="2"/>
        </w:r>
      </w:ins>
    </w:p>
    <w:p w14:paraId="31CCE57F" w14:textId="77777777" w:rsidR="00344BA4" w:rsidRDefault="00000000">
      <w:pPr>
        <w:spacing w:before="20" w:after="40"/>
        <w:ind w:left="720" w:hanging="360"/>
      </w:pPr>
      <w:r>
        <w:rPr>
          <w:b/>
          <w:color w:val="FFC200"/>
        </w:rPr>
        <w:t xml:space="preserve">•  </w:t>
      </w:r>
      <w:r>
        <w:t>OSP Engineering Data</w:t>
      </w:r>
    </w:p>
    <w:p w14:paraId="31CCE580" w14:textId="77777777" w:rsidR="00344BA4" w:rsidRDefault="00000000">
      <w:pPr>
        <w:spacing w:after="20"/>
        <w:ind w:left="1224" w:hanging="360"/>
      </w:pPr>
      <w:proofErr w:type="gramStart"/>
      <w:r>
        <w:rPr>
          <w:b/>
          <w:color w:val="FF9400"/>
          <w:sz w:val="19"/>
        </w:rPr>
        <w:t xml:space="preserve">›  </w:t>
      </w:r>
      <w:r>
        <w:rPr>
          <w:color w:val="4A4A4A"/>
          <w:sz w:val="19"/>
        </w:rPr>
        <w:t>Geospatial</w:t>
      </w:r>
      <w:proofErr w:type="gramEnd"/>
      <w:r>
        <w:rPr>
          <w:color w:val="4A4A4A"/>
          <w:sz w:val="19"/>
        </w:rPr>
        <w:t xml:space="preserve"> OSP fiber routing plans aligned to site layout</w:t>
      </w:r>
    </w:p>
    <w:p w14:paraId="31CCE581" w14:textId="77777777" w:rsidR="00344BA4" w:rsidRDefault="00000000">
      <w:pPr>
        <w:spacing w:after="20"/>
        <w:ind w:left="1224" w:hanging="360"/>
      </w:pPr>
      <w:proofErr w:type="gramStart"/>
      <w:r>
        <w:rPr>
          <w:b/>
          <w:color w:val="FF9400"/>
          <w:sz w:val="19"/>
        </w:rPr>
        <w:t xml:space="preserve">›  </w:t>
      </w:r>
      <w:r>
        <w:rPr>
          <w:color w:val="4A4A4A"/>
          <w:sz w:val="19"/>
        </w:rPr>
        <w:t>Conduit</w:t>
      </w:r>
      <w:proofErr w:type="gramEnd"/>
      <w:r>
        <w:rPr>
          <w:color w:val="4A4A4A"/>
          <w:sz w:val="19"/>
        </w:rPr>
        <w:t xml:space="preserve"> pathway requirements and alignment</w:t>
      </w:r>
    </w:p>
    <w:p w14:paraId="31CCE582" w14:textId="77777777" w:rsidR="00344BA4" w:rsidRDefault="00000000">
      <w:pPr>
        <w:spacing w:after="20"/>
        <w:ind w:left="1224" w:hanging="360"/>
      </w:pPr>
      <w:proofErr w:type="gramStart"/>
      <w:r>
        <w:rPr>
          <w:b/>
          <w:color w:val="FF9400"/>
          <w:sz w:val="19"/>
        </w:rPr>
        <w:t xml:space="preserve">›  </w:t>
      </w:r>
      <w:r>
        <w:rPr>
          <w:color w:val="4A4A4A"/>
          <w:sz w:val="19"/>
        </w:rPr>
        <w:t>Handhole</w:t>
      </w:r>
      <w:proofErr w:type="gramEnd"/>
      <w:r>
        <w:rPr>
          <w:color w:val="4A4A4A"/>
          <w:sz w:val="19"/>
        </w:rPr>
        <w:t xml:space="preserve"> / vault placement recommendations</w:t>
      </w:r>
    </w:p>
    <w:p w14:paraId="31CCE583" w14:textId="77777777" w:rsidR="00344BA4" w:rsidRDefault="00000000">
      <w:pPr>
        <w:spacing w:after="20"/>
        <w:ind w:left="1224" w:hanging="360"/>
      </w:pPr>
      <w:proofErr w:type="gramStart"/>
      <w:r>
        <w:rPr>
          <w:b/>
          <w:color w:val="FF9400"/>
          <w:sz w:val="19"/>
        </w:rPr>
        <w:lastRenderedPageBreak/>
        <w:t xml:space="preserve">›  </w:t>
      </w:r>
      <w:r>
        <w:rPr>
          <w:color w:val="4A4A4A"/>
          <w:sz w:val="19"/>
        </w:rPr>
        <w:t>Building</w:t>
      </w:r>
      <w:proofErr w:type="gramEnd"/>
      <w:r>
        <w:rPr>
          <w:color w:val="4A4A4A"/>
          <w:sz w:val="19"/>
        </w:rPr>
        <w:t xml:space="preserve"> entry location definition</w:t>
      </w:r>
    </w:p>
    <w:p w14:paraId="31CCE584" w14:textId="77777777" w:rsidR="00344BA4" w:rsidRDefault="00000000">
      <w:pPr>
        <w:spacing w:after="20"/>
        <w:ind w:left="1224" w:hanging="360"/>
      </w:pPr>
      <w:proofErr w:type="gramStart"/>
      <w:r>
        <w:rPr>
          <w:b/>
          <w:color w:val="FF9400"/>
          <w:sz w:val="19"/>
        </w:rPr>
        <w:t xml:space="preserve">›  </w:t>
      </w:r>
      <w:r>
        <w:rPr>
          <w:color w:val="4A4A4A"/>
          <w:sz w:val="19"/>
        </w:rPr>
        <w:t>Cable</w:t>
      </w:r>
      <w:proofErr w:type="gramEnd"/>
      <w:r>
        <w:rPr>
          <w:color w:val="4A4A4A"/>
          <w:sz w:val="19"/>
        </w:rPr>
        <w:t xml:space="preserve"> routing and segmentation plans</w:t>
      </w:r>
    </w:p>
    <w:p w14:paraId="31CCE585" w14:textId="77777777" w:rsidR="00344BA4" w:rsidRDefault="00000000">
      <w:pPr>
        <w:spacing w:after="20"/>
        <w:ind w:left="1224" w:hanging="360"/>
      </w:pPr>
      <w:proofErr w:type="gramStart"/>
      <w:r>
        <w:rPr>
          <w:b/>
          <w:color w:val="FF9400"/>
          <w:sz w:val="19"/>
        </w:rPr>
        <w:t xml:space="preserve">›  </w:t>
      </w:r>
      <w:r>
        <w:rPr>
          <w:color w:val="4A4A4A"/>
          <w:sz w:val="19"/>
        </w:rPr>
        <w:t>Cable</w:t>
      </w:r>
      <w:proofErr w:type="gramEnd"/>
      <w:r>
        <w:rPr>
          <w:color w:val="4A4A4A"/>
          <w:sz w:val="19"/>
        </w:rPr>
        <w:t xml:space="preserve"> sizing and allocation (strand-level backbone definition)</w:t>
      </w:r>
    </w:p>
    <w:p w14:paraId="31CCE586" w14:textId="77777777" w:rsidR="00344BA4" w:rsidRDefault="00000000">
      <w:pPr>
        <w:spacing w:after="20"/>
        <w:ind w:left="1224" w:hanging="360"/>
      </w:pPr>
      <w:proofErr w:type="gramStart"/>
      <w:r>
        <w:rPr>
          <w:b/>
          <w:color w:val="FF9400"/>
          <w:sz w:val="19"/>
        </w:rPr>
        <w:t xml:space="preserve">›  </w:t>
      </w:r>
      <w:r>
        <w:rPr>
          <w:color w:val="4A4A4A"/>
          <w:sz w:val="19"/>
        </w:rPr>
        <w:t>Splice</w:t>
      </w:r>
      <w:proofErr w:type="gramEnd"/>
      <w:r>
        <w:rPr>
          <w:color w:val="4A4A4A"/>
          <w:sz w:val="19"/>
        </w:rPr>
        <w:t xml:space="preserve"> enclosure locations and design</w:t>
      </w:r>
    </w:p>
    <w:p w14:paraId="31CCE587" w14:textId="77777777" w:rsidR="00344BA4" w:rsidRDefault="00000000">
      <w:pPr>
        <w:spacing w:after="20"/>
        <w:ind w:left="1224" w:hanging="360"/>
      </w:pPr>
      <w:proofErr w:type="gramStart"/>
      <w:r>
        <w:rPr>
          <w:b/>
          <w:color w:val="FF9400"/>
          <w:sz w:val="19"/>
        </w:rPr>
        <w:t xml:space="preserve">›  </w:t>
      </w:r>
      <w:r>
        <w:rPr>
          <w:color w:val="4A4A4A"/>
          <w:sz w:val="19"/>
        </w:rPr>
        <w:t>Preliminary</w:t>
      </w:r>
      <w:proofErr w:type="gramEnd"/>
      <w:r>
        <w:rPr>
          <w:color w:val="4A4A4A"/>
          <w:sz w:val="19"/>
        </w:rPr>
        <w:t xml:space="preserve"> splice matrices</w:t>
      </w:r>
    </w:p>
    <w:p w14:paraId="31CCE588" w14:textId="77777777" w:rsidR="00344BA4" w:rsidRDefault="00000000">
      <w:pPr>
        <w:spacing w:after="20"/>
        <w:ind w:left="1224" w:hanging="360"/>
      </w:pPr>
      <w:proofErr w:type="gramStart"/>
      <w:r>
        <w:rPr>
          <w:b/>
          <w:color w:val="FF9400"/>
          <w:sz w:val="19"/>
        </w:rPr>
        <w:t xml:space="preserve">›  </w:t>
      </w:r>
      <w:r>
        <w:rPr>
          <w:color w:val="4A4A4A"/>
          <w:sz w:val="19"/>
        </w:rPr>
        <w:t>Diversity</w:t>
      </w:r>
      <w:proofErr w:type="gramEnd"/>
      <w:r>
        <w:rPr>
          <w:color w:val="4A4A4A"/>
          <w:sz w:val="19"/>
        </w:rPr>
        <w:t xml:space="preserve"> validation (A/B physical separation)</w:t>
      </w:r>
    </w:p>
    <w:p w14:paraId="31CCE589" w14:textId="77777777" w:rsidR="00344BA4" w:rsidRDefault="00000000">
      <w:pPr>
        <w:spacing w:before="20" w:after="40"/>
        <w:ind w:left="720" w:hanging="360"/>
      </w:pPr>
      <w:r>
        <w:rPr>
          <w:b/>
          <w:color w:val="FFC200"/>
        </w:rPr>
        <w:t xml:space="preserve">•  </w:t>
      </w:r>
      <w:r>
        <w:t>ISP Engineering Data</w:t>
      </w:r>
    </w:p>
    <w:p w14:paraId="31CCE58A" w14:textId="77777777" w:rsidR="00344BA4" w:rsidRDefault="00000000">
      <w:pPr>
        <w:spacing w:after="20"/>
        <w:ind w:left="1224" w:hanging="360"/>
      </w:pPr>
      <w:proofErr w:type="gramStart"/>
      <w:r>
        <w:rPr>
          <w:b/>
          <w:color w:val="FF9400"/>
          <w:sz w:val="19"/>
        </w:rPr>
        <w:t xml:space="preserve">›  </w:t>
      </w:r>
      <w:r>
        <w:rPr>
          <w:color w:val="4A4A4A"/>
          <w:sz w:val="19"/>
        </w:rPr>
        <w:t>Telecom</w:t>
      </w:r>
      <w:proofErr w:type="gramEnd"/>
      <w:r>
        <w:rPr>
          <w:color w:val="4A4A4A"/>
          <w:sz w:val="19"/>
        </w:rPr>
        <w:t xml:space="preserve"> room layouts (MMR, BDF, MDF, IDF as applicable)</w:t>
      </w:r>
    </w:p>
    <w:p w14:paraId="31CCE58B" w14:textId="77777777" w:rsidR="00344BA4" w:rsidRDefault="00000000">
      <w:pPr>
        <w:spacing w:after="20"/>
        <w:ind w:left="1224" w:hanging="360"/>
      </w:pPr>
      <w:proofErr w:type="gramStart"/>
      <w:r>
        <w:rPr>
          <w:b/>
          <w:color w:val="FF9400"/>
          <w:sz w:val="19"/>
        </w:rPr>
        <w:t xml:space="preserve">›  </w:t>
      </w:r>
      <w:r>
        <w:rPr>
          <w:color w:val="4A4A4A"/>
          <w:sz w:val="19"/>
        </w:rPr>
        <w:t>ODF</w:t>
      </w:r>
      <w:proofErr w:type="gramEnd"/>
      <w:r>
        <w:rPr>
          <w:color w:val="4A4A4A"/>
          <w:sz w:val="19"/>
        </w:rPr>
        <w:t xml:space="preserve"> layout and rack elevations</w:t>
      </w:r>
    </w:p>
    <w:p w14:paraId="31CCE58C" w14:textId="77777777" w:rsidR="00344BA4" w:rsidRDefault="00000000">
      <w:pPr>
        <w:spacing w:after="20"/>
        <w:ind w:left="1224" w:hanging="360"/>
      </w:pPr>
      <w:proofErr w:type="gramStart"/>
      <w:r>
        <w:rPr>
          <w:b/>
          <w:color w:val="FF9400"/>
          <w:sz w:val="19"/>
        </w:rPr>
        <w:t xml:space="preserve">›  </w:t>
      </w:r>
      <w:r>
        <w:rPr>
          <w:color w:val="4A4A4A"/>
          <w:sz w:val="19"/>
        </w:rPr>
        <w:t>Fiber</w:t>
      </w:r>
      <w:proofErr w:type="gramEnd"/>
      <w:r>
        <w:rPr>
          <w:color w:val="4A4A4A"/>
          <w:sz w:val="19"/>
        </w:rPr>
        <w:t xml:space="preserve"> pathway design within buildings (tray / riser coordination)</w:t>
      </w:r>
    </w:p>
    <w:p w14:paraId="31CCE58D" w14:textId="77777777" w:rsidR="00344BA4" w:rsidRDefault="00000000">
      <w:pPr>
        <w:spacing w:after="20"/>
        <w:ind w:left="1224" w:hanging="360"/>
      </w:pPr>
      <w:proofErr w:type="gramStart"/>
      <w:r>
        <w:rPr>
          <w:b/>
          <w:color w:val="FF9400"/>
          <w:sz w:val="19"/>
        </w:rPr>
        <w:t xml:space="preserve">›  </w:t>
      </w:r>
      <w:r>
        <w:rPr>
          <w:color w:val="4A4A4A"/>
          <w:sz w:val="19"/>
        </w:rPr>
        <w:t>Entrance</w:t>
      </w:r>
      <w:proofErr w:type="gramEnd"/>
      <w:r>
        <w:rPr>
          <w:color w:val="4A4A4A"/>
          <w:sz w:val="19"/>
        </w:rPr>
        <w:t xml:space="preserve"> → distribution room routing plans</w:t>
      </w:r>
    </w:p>
    <w:p w14:paraId="31CCE58E" w14:textId="77777777" w:rsidR="00344BA4" w:rsidRDefault="00000000">
      <w:pPr>
        <w:spacing w:after="20"/>
        <w:ind w:left="1224" w:hanging="360"/>
      </w:pPr>
      <w:proofErr w:type="gramStart"/>
      <w:r>
        <w:rPr>
          <w:b/>
          <w:color w:val="FF9400"/>
          <w:sz w:val="19"/>
        </w:rPr>
        <w:t xml:space="preserve">›  </w:t>
      </w:r>
      <w:r>
        <w:rPr>
          <w:color w:val="4A4A4A"/>
          <w:sz w:val="19"/>
        </w:rPr>
        <w:t>A</w:t>
      </w:r>
      <w:proofErr w:type="gramEnd"/>
      <w:r>
        <w:rPr>
          <w:color w:val="4A4A4A"/>
          <w:sz w:val="19"/>
        </w:rPr>
        <w:t>/B pathway separation validation within building</w:t>
      </w:r>
    </w:p>
    <w:p w14:paraId="31CCE58F" w14:textId="77777777" w:rsidR="00344BA4" w:rsidRDefault="00000000">
      <w:pPr>
        <w:spacing w:after="20"/>
        <w:ind w:left="1224" w:hanging="360"/>
      </w:pPr>
      <w:proofErr w:type="gramStart"/>
      <w:r>
        <w:rPr>
          <w:b/>
          <w:color w:val="FF9400"/>
          <w:sz w:val="19"/>
        </w:rPr>
        <w:t xml:space="preserve">›  </w:t>
      </w:r>
      <w:r>
        <w:rPr>
          <w:color w:val="4A4A4A"/>
          <w:sz w:val="19"/>
        </w:rPr>
        <w:t>Data</w:t>
      </w:r>
      <w:proofErr w:type="gramEnd"/>
      <w:r>
        <w:rPr>
          <w:color w:val="4A4A4A"/>
          <w:sz w:val="19"/>
        </w:rPr>
        <w:t xml:space="preserve"> hall fiber distribution design (aligned to actual hall layouts)</w:t>
      </w:r>
    </w:p>
    <w:p w14:paraId="31CCE590" w14:textId="77777777" w:rsidR="00344BA4" w:rsidRDefault="00000000">
      <w:pPr>
        <w:spacing w:after="20"/>
        <w:ind w:left="1224" w:hanging="360"/>
      </w:pPr>
      <w:proofErr w:type="gramStart"/>
      <w:r>
        <w:rPr>
          <w:b/>
          <w:color w:val="FF9400"/>
          <w:sz w:val="19"/>
        </w:rPr>
        <w:t xml:space="preserve">›  </w:t>
      </w:r>
      <w:r>
        <w:rPr>
          <w:color w:val="4A4A4A"/>
          <w:sz w:val="19"/>
        </w:rPr>
        <w:t>End</w:t>
      </w:r>
      <w:proofErr w:type="gramEnd"/>
      <w:r>
        <w:rPr>
          <w:color w:val="4A4A4A"/>
          <w:sz w:val="19"/>
        </w:rPr>
        <w:t>-of-row / top-of-rack distribution layouts</w:t>
      </w:r>
    </w:p>
    <w:p w14:paraId="31CCE591" w14:textId="77777777" w:rsidR="00344BA4" w:rsidRDefault="00000000">
      <w:pPr>
        <w:spacing w:after="20"/>
        <w:ind w:left="1224" w:hanging="360"/>
      </w:pPr>
      <w:proofErr w:type="gramStart"/>
      <w:r>
        <w:rPr>
          <w:b/>
          <w:color w:val="FF9400"/>
          <w:sz w:val="19"/>
        </w:rPr>
        <w:t xml:space="preserve">›  </w:t>
      </w:r>
      <w:r>
        <w:rPr>
          <w:color w:val="4A4A4A"/>
          <w:sz w:val="19"/>
        </w:rPr>
        <w:t>Tenant</w:t>
      </w:r>
      <w:proofErr w:type="gramEnd"/>
      <w:r>
        <w:rPr>
          <w:color w:val="4A4A4A"/>
          <w:sz w:val="19"/>
        </w:rPr>
        <w:t>-ready distribution framework (if applicable)</w:t>
      </w:r>
    </w:p>
    <w:p w14:paraId="31CCE592" w14:textId="77777777" w:rsidR="00344BA4" w:rsidRDefault="00000000">
      <w:pPr>
        <w:spacing w:before="20" w:after="40"/>
        <w:ind w:left="720" w:hanging="360"/>
      </w:pPr>
      <w:r>
        <w:rPr>
          <w:b/>
          <w:color w:val="FFC200"/>
        </w:rPr>
        <w:t xml:space="preserve">•  </w:t>
      </w:r>
      <w:r>
        <w:t>Fiber Systems Engineering &amp; Documentation</w:t>
      </w:r>
    </w:p>
    <w:p w14:paraId="31CCE593" w14:textId="77777777" w:rsidR="00344BA4" w:rsidRDefault="00000000">
      <w:pPr>
        <w:spacing w:after="20"/>
        <w:ind w:left="1224" w:hanging="360"/>
      </w:pPr>
      <w:proofErr w:type="gramStart"/>
      <w:r>
        <w:rPr>
          <w:b/>
          <w:color w:val="FF9400"/>
          <w:sz w:val="19"/>
        </w:rPr>
        <w:t xml:space="preserve">›  </w:t>
      </w:r>
      <w:r>
        <w:rPr>
          <w:color w:val="4A4A4A"/>
          <w:sz w:val="19"/>
        </w:rPr>
        <w:t>Strand</w:t>
      </w:r>
      <w:proofErr w:type="gramEnd"/>
      <w:r>
        <w:rPr>
          <w:color w:val="4A4A4A"/>
          <w:sz w:val="19"/>
        </w:rPr>
        <w:t>-level fiber assignments</w:t>
      </w:r>
    </w:p>
    <w:p w14:paraId="31CCE594" w14:textId="77777777" w:rsidR="00344BA4" w:rsidRDefault="00000000">
      <w:pPr>
        <w:spacing w:after="20"/>
        <w:ind w:left="1224" w:hanging="360"/>
      </w:pPr>
      <w:proofErr w:type="gramStart"/>
      <w:r>
        <w:rPr>
          <w:b/>
          <w:color w:val="FF9400"/>
          <w:sz w:val="19"/>
        </w:rPr>
        <w:t xml:space="preserve">›  </w:t>
      </w:r>
      <w:r>
        <w:rPr>
          <w:color w:val="4A4A4A"/>
          <w:sz w:val="19"/>
        </w:rPr>
        <w:t>Final</w:t>
      </w:r>
      <w:proofErr w:type="gramEnd"/>
      <w:r>
        <w:rPr>
          <w:color w:val="4A4A4A"/>
          <w:sz w:val="19"/>
        </w:rPr>
        <w:t xml:space="preserve"> splice matrices</w:t>
      </w:r>
    </w:p>
    <w:p w14:paraId="31CCE595" w14:textId="77777777" w:rsidR="00344BA4" w:rsidRDefault="00000000">
      <w:pPr>
        <w:spacing w:after="20"/>
        <w:ind w:left="1224" w:hanging="360"/>
      </w:pPr>
      <w:proofErr w:type="gramStart"/>
      <w:r>
        <w:rPr>
          <w:b/>
          <w:color w:val="FF9400"/>
          <w:sz w:val="19"/>
        </w:rPr>
        <w:t xml:space="preserve">›  </w:t>
      </w:r>
      <w:r>
        <w:rPr>
          <w:color w:val="4A4A4A"/>
          <w:sz w:val="19"/>
        </w:rPr>
        <w:t>ODF</w:t>
      </w:r>
      <w:proofErr w:type="gramEnd"/>
      <w:r>
        <w:rPr>
          <w:color w:val="4A4A4A"/>
          <w:sz w:val="19"/>
        </w:rPr>
        <w:t xml:space="preserve"> port assignments</w:t>
      </w:r>
    </w:p>
    <w:p w14:paraId="31CCE596" w14:textId="77777777" w:rsidR="00344BA4" w:rsidRDefault="00000000">
      <w:pPr>
        <w:spacing w:after="20"/>
        <w:ind w:left="1224" w:hanging="360"/>
      </w:pPr>
      <w:proofErr w:type="gramStart"/>
      <w:r>
        <w:rPr>
          <w:b/>
          <w:color w:val="FF9400"/>
          <w:sz w:val="19"/>
        </w:rPr>
        <w:t xml:space="preserve">›  </w:t>
      </w:r>
      <w:r>
        <w:rPr>
          <w:color w:val="4A4A4A"/>
          <w:sz w:val="19"/>
        </w:rPr>
        <w:t>Patch</w:t>
      </w:r>
      <w:proofErr w:type="gramEnd"/>
      <w:r>
        <w:rPr>
          <w:color w:val="4A4A4A"/>
          <w:sz w:val="19"/>
        </w:rPr>
        <w:t xml:space="preserve"> panel layouts</w:t>
      </w:r>
    </w:p>
    <w:p w14:paraId="31CCE597" w14:textId="77777777" w:rsidR="00344BA4" w:rsidRDefault="00000000">
      <w:pPr>
        <w:spacing w:after="20"/>
        <w:ind w:left="1224" w:hanging="360"/>
      </w:pPr>
      <w:proofErr w:type="gramStart"/>
      <w:r>
        <w:rPr>
          <w:b/>
          <w:color w:val="FF9400"/>
          <w:sz w:val="19"/>
        </w:rPr>
        <w:t xml:space="preserve">›  </w:t>
      </w:r>
      <w:r>
        <w:rPr>
          <w:color w:val="4A4A4A"/>
          <w:sz w:val="19"/>
        </w:rPr>
        <w:t>Cross</w:t>
      </w:r>
      <w:proofErr w:type="gramEnd"/>
      <w:r>
        <w:rPr>
          <w:color w:val="4A4A4A"/>
          <w:sz w:val="19"/>
        </w:rPr>
        <w:t>-connect mapping</w:t>
      </w:r>
    </w:p>
    <w:p w14:paraId="31CCE598" w14:textId="77777777" w:rsidR="00344BA4" w:rsidRDefault="00000000">
      <w:pPr>
        <w:spacing w:after="20"/>
        <w:ind w:left="1224" w:hanging="360"/>
      </w:pPr>
      <w:proofErr w:type="gramStart"/>
      <w:r>
        <w:rPr>
          <w:b/>
          <w:color w:val="FF9400"/>
          <w:sz w:val="19"/>
        </w:rPr>
        <w:t xml:space="preserve">›  </w:t>
      </w:r>
      <w:r>
        <w:rPr>
          <w:color w:val="4A4A4A"/>
          <w:sz w:val="19"/>
        </w:rPr>
        <w:t>Pre</w:t>
      </w:r>
      <w:proofErr w:type="gramEnd"/>
      <w:r>
        <w:rPr>
          <w:color w:val="4A4A4A"/>
          <w:sz w:val="19"/>
        </w:rPr>
        <w:t>-terminated trunk cable schedules</w:t>
      </w:r>
    </w:p>
    <w:p w14:paraId="31CCE599" w14:textId="77777777" w:rsidR="00344BA4" w:rsidRDefault="00000000">
      <w:pPr>
        <w:spacing w:after="20"/>
        <w:ind w:left="1224" w:hanging="360"/>
      </w:pPr>
      <w:proofErr w:type="gramStart"/>
      <w:r>
        <w:rPr>
          <w:b/>
          <w:color w:val="FF9400"/>
          <w:sz w:val="19"/>
        </w:rPr>
        <w:t xml:space="preserve">›  </w:t>
      </w:r>
      <w:r>
        <w:rPr>
          <w:color w:val="4A4A4A"/>
          <w:sz w:val="19"/>
        </w:rPr>
        <w:t>Labeling</w:t>
      </w:r>
      <w:proofErr w:type="gramEnd"/>
      <w:r>
        <w:rPr>
          <w:color w:val="4A4A4A"/>
          <w:sz w:val="19"/>
        </w:rPr>
        <w:t xml:space="preserve"> schema implementation (input may be required from </w:t>
      </w:r>
      <w:del w:id="70" w:author="Litera Compare" w:date="2026-05-15T17:42:00Z">
        <w:r>
          <w:rPr>
            <w:color w:val="4A4A4A"/>
            <w:sz w:val="19"/>
          </w:rPr>
          <w:delText>Nexus</w:delText>
        </w:r>
      </w:del>
      <w:ins w:id="71" w:author="Litera Compare" w:date="2026-05-15T17:42:00Z">
        <w:r>
          <w:rPr>
            <w:color w:val="4A4A4A"/>
            <w:sz w:val="19"/>
          </w:rPr>
          <w:t>OWNER</w:t>
        </w:r>
      </w:ins>
      <w:r>
        <w:rPr>
          <w:color w:val="4A4A4A"/>
          <w:sz w:val="19"/>
        </w:rPr>
        <w:t xml:space="preserve"> team)</w:t>
      </w:r>
    </w:p>
    <w:p w14:paraId="31CCE59A" w14:textId="77777777" w:rsidR="00344BA4" w:rsidRDefault="00000000">
      <w:pPr>
        <w:spacing w:after="20"/>
        <w:ind w:left="1224" w:hanging="360"/>
      </w:pPr>
      <w:proofErr w:type="gramStart"/>
      <w:r>
        <w:rPr>
          <w:b/>
          <w:color w:val="FF9400"/>
          <w:sz w:val="19"/>
        </w:rPr>
        <w:t xml:space="preserve">›  </w:t>
      </w:r>
      <w:r>
        <w:rPr>
          <w:color w:val="4A4A4A"/>
          <w:sz w:val="19"/>
        </w:rPr>
        <w:t>Fiber</w:t>
      </w:r>
      <w:proofErr w:type="gramEnd"/>
      <w:r>
        <w:rPr>
          <w:color w:val="4A4A4A"/>
          <w:sz w:val="19"/>
        </w:rPr>
        <w:t xml:space="preserve"> naming conventions, finalized (input may be required from </w:t>
      </w:r>
      <w:del w:id="72" w:author="Litera Compare" w:date="2026-05-15T17:42:00Z">
        <w:r>
          <w:rPr>
            <w:color w:val="4A4A4A"/>
            <w:sz w:val="19"/>
          </w:rPr>
          <w:delText>Nexus</w:delText>
        </w:r>
      </w:del>
      <w:ins w:id="73" w:author="Litera Compare" w:date="2026-05-15T17:42:00Z">
        <w:r>
          <w:rPr>
            <w:color w:val="4A4A4A"/>
            <w:sz w:val="19"/>
          </w:rPr>
          <w:t>OWNER</w:t>
        </w:r>
      </w:ins>
      <w:r>
        <w:rPr>
          <w:color w:val="4A4A4A"/>
          <w:sz w:val="19"/>
        </w:rPr>
        <w:t xml:space="preserve"> team)</w:t>
      </w:r>
    </w:p>
    <w:p w14:paraId="31CCE59B" w14:textId="77777777" w:rsidR="00344BA4" w:rsidRDefault="00000000">
      <w:pPr>
        <w:spacing w:after="20"/>
        <w:ind w:left="1224" w:hanging="360"/>
      </w:pPr>
      <w:proofErr w:type="gramStart"/>
      <w:r>
        <w:rPr>
          <w:b/>
          <w:color w:val="FF9400"/>
          <w:sz w:val="19"/>
        </w:rPr>
        <w:t xml:space="preserve">›  </w:t>
      </w:r>
      <w:r>
        <w:rPr>
          <w:color w:val="4A4A4A"/>
          <w:sz w:val="19"/>
        </w:rPr>
        <w:t>Documentation</w:t>
      </w:r>
      <w:proofErr w:type="gramEnd"/>
      <w:r>
        <w:rPr>
          <w:color w:val="4A4A4A"/>
          <w:sz w:val="19"/>
        </w:rPr>
        <w:t xml:space="preserve"> structure for fiber management system (input may be required from </w:t>
      </w:r>
      <w:del w:id="74" w:author="Litera Compare" w:date="2026-05-15T17:42:00Z">
        <w:r>
          <w:rPr>
            <w:color w:val="4A4A4A"/>
            <w:sz w:val="19"/>
          </w:rPr>
          <w:delText>Nexus</w:delText>
        </w:r>
      </w:del>
      <w:ins w:id="75" w:author="Litera Compare" w:date="2026-05-15T17:42:00Z">
        <w:r>
          <w:rPr>
            <w:color w:val="4A4A4A"/>
            <w:sz w:val="19"/>
          </w:rPr>
          <w:t>OWNER</w:t>
        </w:r>
      </w:ins>
      <w:r>
        <w:rPr>
          <w:color w:val="4A4A4A"/>
          <w:sz w:val="19"/>
        </w:rPr>
        <w:t xml:space="preserve"> team)</w:t>
      </w:r>
    </w:p>
    <w:p w14:paraId="31CCE59C" w14:textId="77777777" w:rsidR="00344BA4" w:rsidRDefault="00000000">
      <w:pPr>
        <w:spacing w:before="20" w:after="40"/>
        <w:ind w:left="720" w:hanging="360"/>
      </w:pPr>
      <w:r>
        <w:rPr>
          <w:b/>
          <w:color w:val="FFC200"/>
        </w:rPr>
        <w:t xml:space="preserve">•  </w:t>
      </w:r>
      <w:r>
        <w:t>Construction Coordination &amp; Technical Oversight (Design-Phase Support)</w:t>
      </w:r>
    </w:p>
    <w:p w14:paraId="31CCE59D" w14:textId="77777777" w:rsidR="00344BA4" w:rsidRDefault="00000000">
      <w:pPr>
        <w:spacing w:after="20"/>
        <w:ind w:left="1224" w:hanging="360"/>
      </w:pPr>
      <w:proofErr w:type="gramStart"/>
      <w:r>
        <w:rPr>
          <w:b/>
          <w:color w:val="FF9400"/>
          <w:sz w:val="19"/>
        </w:rPr>
        <w:t xml:space="preserve">›  </w:t>
      </w:r>
      <w:r>
        <w:rPr>
          <w:color w:val="4A4A4A"/>
          <w:sz w:val="19"/>
        </w:rPr>
        <w:t>Participation</w:t>
      </w:r>
      <w:proofErr w:type="gramEnd"/>
      <w:r>
        <w:rPr>
          <w:color w:val="4A4A4A"/>
          <w:sz w:val="19"/>
        </w:rPr>
        <w:t xml:space="preserve"> in coordination meetings (GC, civil, MEP trades, low-voltage contractors)</w:t>
      </w:r>
    </w:p>
    <w:p w14:paraId="31CCE59E" w14:textId="77777777" w:rsidR="00344BA4" w:rsidRDefault="00000000">
      <w:pPr>
        <w:spacing w:after="20"/>
        <w:ind w:left="1224" w:hanging="360"/>
      </w:pPr>
      <w:proofErr w:type="gramStart"/>
      <w:r>
        <w:rPr>
          <w:b/>
          <w:color w:val="FF9400"/>
          <w:sz w:val="19"/>
        </w:rPr>
        <w:t xml:space="preserve">›  </w:t>
      </w:r>
      <w:r>
        <w:rPr>
          <w:color w:val="4A4A4A"/>
          <w:sz w:val="19"/>
        </w:rPr>
        <w:t>Review</w:t>
      </w:r>
      <w:proofErr w:type="gramEnd"/>
      <w:r>
        <w:rPr>
          <w:color w:val="4A4A4A"/>
          <w:sz w:val="19"/>
        </w:rPr>
        <w:t xml:space="preserve"> of contractor submittals</w:t>
      </w:r>
    </w:p>
    <w:p w14:paraId="31CCE59F" w14:textId="77777777" w:rsidR="00344BA4" w:rsidRDefault="00000000">
      <w:pPr>
        <w:spacing w:after="20"/>
        <w:ind w:left="1224" w:hanging="360"/>
      </w:pPr>
      <w:proofErr w:type="gramStart"/>
      <w:r>
        <w:rPr>
          <w:b/>
          <w:color w:val="FF9400"/>
          <w:sz w:val="19"/>
        </w:rPr>
        <w:t xml:space="preserve">›  </w:t>
      </w:r>
      <w:r>
        <w:rPr>
          <w:color w:val="4A4A4A"/>
          <w:sz w:val="19"/>
        </w:rPr>
        <w:t>Validation</w:t>
      </w:r>
      <w:proofErr w:type="gramEnd"/>
      <w:r>
        <w:rPr>
          <w:color w:val="4A4A4A"/>
          <w:sz w:val="19"/>
        </w:rPr>
        <w:t xml:space="preserve"> of installation against design intent</w:t>
      </w:r>
    </w:p>
    <w:p w14:paraId="31CCE5A0" w14:textId="77777777" w:rsidR="00344BA4" w:rsidRDefault="00000000">
      <w:pPr>
        <w:spacing w:after="20"/>
        <w:ind w:left="1224" w:hanging="360"/>
      </w:pPr>
      <w:proofErr w:type="gramStart"/>
      <w:r>
        <w:rPr>
          <w:b/>
          <w:color w:val="FF9400"/>
          <w:sz w:val="19"/>
        </w:rPr>
        <w:t xml:space="preserve">›  </w:t>
      </w:r>
      <w:r>
        <w:rPr>
          <w:color w:val="4A4A4A"/>
          <w:sz w:val="19"/>
        </w:rPr>
        <w:t>Field</w:t>
      </w:r>
      <w:proofErr w:type="gramEnd"/>
      <w:r>
        <w:rPr>
          <w:color w:val="4A4A4A"/>
          <w:sz w:val="19"/>
        </w:rPr>
        <w:t xml:space="preserve"> issue resolution support</w:t>
      </w:r>
    </w:p>
    <w:p w14:paraId="31CCE5A1" w14:textId="77777777" w:rsidR="00344BA4" w:rsidRDefault="00000000">
      <w:pPr>
        <w:spacing w:after="20"/>
        <w:ind w:left="1224" w:hanging="360"/>
      </w:pPr>
      <w:proofErr w:type="gramStart"/>
      <w:r>
        <w:rPr>
          <w:b/>
          <w:color w:val="FF9400"/>
          <w:sz w:val="19"/>
        </w:rPr>
        <w:t xml:space="preserve">›  </w:t>
      </w:r>
      <w:r>
        <w:rPr>
          <w:color w:val="4A4A4A"/>
          <w:sz w:val="19"/>
        </w:rPr>
        <w:t>Design</w:t>
      </w:r>
      <w:proofErr w:type="gramEnd"/>
      <w:r>
        <w:rPr>
          <w:color w:val="4A4A4A"/>
          <w:sz w:val="19"/>
        </w:rPr>
        <w:t xml:space="preserve"> clarification responses</w:t>
      </w:r>
    </w:p>
    <w:p w14:paraId="31CCE5A2" w14:textId="77777777" w:rsidR="00344BA4" w:rsidRDefault="00000000">
      <w:pPr>
        <w:spacing w:after="20"/>
        <w:ind w:left="1224" w:hanging="360"/>
      </w:pPr>
      <w:proofErr w:type="gramStart"/>
      <w:r>
        <w:rPr>
          <w:b/>
          <w:color w:val="FF9400"/>
          <w:sz w:val="19"/>
        </w:rPr>
        <w:t xml:space="preserve">›  </w:t>
      </w:r>
      <w:r>
        <w:rPr>
          <w:color w:val="4A4A4A"/>
          <w:sz w:val="19"/>
        </w:rPr>
        <w:t>Punch</w:t>
      </w:r>
      <w:proofErr w:type="gramEnd"/>
      <w:r>
        <w:rPr>
          <w:color w:val="4A4A4A"/>
          <w:sz w:val="19"/>
        </w:rPr>
        <w:t xml:space="preserve"> list support</w:t>
      </w:r>
    </w:p>
    <w:p w14:paraId="31CCE5A3" w14:textId="77777777" w:rsidR="00344BA4" w:rsidRDefault="00000000">
      <w:pPr>
        <w:spacing w:after="20"/>
        <w:ind w:left="1224" w:hanging="360"/>
      </w:pPr>
      <w:proofErr w:type="gramStart"/>
      <w:r>
        <w:rPr>
          <w:b/>
          <w:color w:val="FF9400"/>
          <w:sz w:val="19"/>
        </w:rPr>
        <w:t xml:space="preserve">›  </w:t>
      </w:r>
      <w:r>
        <w:rPr>
          <w:color w:val="4A4A4A"/>
          <w:sz w:val="19"/>
        </w:rPr>
        <w:t>Readiness</w:t>
      </w:r>
      <w:proofErr w:type="gramEnd"/>
      <w:r>
        <w:rPr>
          <w:color w:val="4A4A4A"/>
          <w:sz w:val="19"/>
        </w:rPr>
        <w:t xml:space="preserve"> reviews prior to testing / turnover</w:t>
      </w:r>
    </w:p>
    <w:p w14:paraId="31CCE5A4" w14:textId="77777777" w:rsidR="00344BA4" w:rsidRDefault="00000000">
      <w:pPr>
        <w:spacing w:before="20" w:after="40"/>
        <w:ind w:left="720" w:hanging="360"/>
      </w:pPr>
      <w:r>
        <w:rPr>
          <w:b/>
          <w:color w:val="FFC200"/>
        </w:rPr>
        <w:t xml:space="preserve">•  </w:t>
      </w:r>
      <w:r>
        <w:t>Site &amp; Building Data</w:t>
      </w:r>
    </w:p>
    <w:p w14:paraId="31CCE5A5" w14:textId="77777777" w:rsidR="00344BA4" w:rsidRDefault="00000000">
      <w:pPr>
        <w:spacing w:after="20"/>
        <w:ind w:left="1224" w:hanging="360"/>
      </w:pPr>
      <w:proofErr w:type="gramStart"/>
      <w:r>
        <w:rPr>
          <w:b/>
          <w:color w:val="FF9400"/>
          <w:sz w:val="19"/>
        </w:rPr>
        <w:t xml:space="preserve">›  </w:t>
      </w:r>
      <w:r>
        <w:rPr>
          <w:color w:val="4A4A4A"/>
          <w:sz w:val="19"/>
        </w:rPr>
        <w:t>Site</w:t>
      </w:r>
      <w:proofErr w:type="gramEnd"/>
      <w:r>
        <w:rPr>
          <w:color w:val="4A4A4A"/>
          <w:sz w:val="19"/>
        </w:rPr>
        <w:t xml:space="preserve"> master plan (CAD / BIM)</w:t>
      </w:r>
    </w:p>
    <w:p w14:paraId="31CCE5A6" w14:textId="77777777" w:rsidR="00344BA4" w:rsidRDefault="00000000">
      <w:pPr>
        <w:spacing w:after="20"/>
        <w:ind w:left="1224" w:hanging="360"/>
      </w:pPr>
      <w:proofErr w:type="gramStart"/>
      <w:r>
        <w:rPr>
          <w:b/>
          <w:color w:val="FF9400"/>
          <w:sz w:val="19"/>
        </w:rPr>
        <w:t xml:space="preserve">›  </w:t>
      </w:r>
      <w:r>
        <w:rPr>
          <w:color w:val="4A4A4A"/>
          <w:sz w:val="19"/>
        </w:rPr>
        <w:t>Building</w:t>
      </w:r>
      <w:proofErr w:type="gramEnd"/>
      <w:r>
        <w:rPr>
          <w:color w:val="4A4A4A"/>
          <w:sz w:val="19"/>
        </w:rPr>
        <w:t xml:space="preserve"> floorplans</w:t>
      </w:r>
    </w:p>
    <w:p w14:paraId="31CCE5A7" w14:textId="77777777" w:rsidR="00344BA4" w:rsidRDefault="00000000">
      <w:pPr>
        <w:spacing w:after="20"/>
        <w:ind w:left="1224" w:hanging="360"/>
      </w:pPr>
      <w:proofErr w:type="gramStart"/>
      <w:r>
        <w:rPr>
          <w:b/>
          <w:color w:val="FF9400"/>
          <w:sz w:val="19"/>
        </w:rPr>
        <w:t xml:space="preserve">›  </w:t>
      </w:r>
      <w:r>
        <w:rPr>
          <w:color w:val="4A4A4A"/>
          <w:sz w:val="19"/>
        </w:rPr>
        <w:t>Telecom</w:t>
      </w:r>
      <w:proofErr w:type="gramEnd"/>
      <w:r>
        <w:rPr>
          <w:color w:val="4A4A4A"/>
          <w:sz w:val="19"/>
        </w:rPr>
        <w:t xml:space="preserve"> Hotel — room and / or cage locations and sizes</w:t>
      </w:r>
    </w:p>
    <w:p w14:paraId="31CCE5A8" w14:textId="77777777" w:rsidR="00344BA4" w:rsidRDefault="00000000">
      <w:pPr>
        <w:spacing w:after="20"/>
        <w:ind w:left="1224" w:hanging="360"/>
      </w:pPr>
      <w:proofErr w:type="gramStart"/>
      <w:r>
        <w:rPr>
          <w:b/>
          <w:color w:val="FF9400"/>
          <w:sz w:val="19"/>
        </w:rPr>
        <w:t xml:space="preserve">›  </w:t>
      </w:r>
      <w:r>
        <w:rPr>
          <w:color w:val="4A4A4A"/>
          <w:sz w:val="19"/>
        </w:rPr>
        <w:t>Data</w:t>
      </w:r>
      <w:proofErr w:type="gramEnd"/>
      <w:r>
        <w:rPr>
          <w:color w:val="4A4A4A"/>
          <w:sz w:val="19"/>
        </w:rPr>
        <w:t xml:space="preserve"> Halls — room and / or cage locations and sizes</w:t>
      </w:r>
    </w:p>
    <w:p w14:paraId="31CCE5A9" w14:textId="77777777" w:rsidR="00344BA4" w:rsidRDefault="00000000">
      <w:pPr>
        <w:spacing w:before="280" w:after="40"/>
      </w:pPr>
      <w:r>
        <w:rPr>
          <w:b/>
          <w:caps/>
          <w:color w:val="FF9400"/>
          <w:spacing w:val="40"/>
          <w:sz w:val="16"/>
        </w:rPr>
        <w:t>SECTION  03</w:t>
      </w:r>
    </w:p>
    <w:p w14:paraId="31CCE5AA" w14:textId="77777777" w:rsidR="00344BA4" w:rsidRDefault="00000000">
      <w:pPr>
        <w:spacing w:after="40"/>
      </w:pPr>
      <w:r>
        <w:rPr>
          <w:b/>
          <w:color w:val="000000"/>
          <w:spacing w:val="20"/>
          <w:sz w:val="30"/>
        </w:rPr>
        <w:t>DELIVERABLES &amp; TENTATIVE DELIVERY SCHEDULE</w:t>
      </w:r>
    </w:p>
    <w:p w14:paraId="31CCE5AB" w14:textId="77777777" w:rsidR="00344BA4" w:rsidRDefault="00344BA4">
      <w:pPr>
        <w:pBdr>
          <w:bottom w:val="single" w:sz="18" w:space="1" w:color="FFC200"/>
        </w:pBdr>
        <w:spacing w:after="120"/>
      </w:pPr>
    </w:p>
    <w:p w14:paraId="31CCE5AC" w14:textId="77777777" w:rsidR="00344BA4" w:rsidRDefault="00000000">
      <w:pPr>
        <w:spacing w:after="8"/>
      </w:pPr>
      <w:r>
        <w:lastRenderedPageBreak/>
        <w:t xml:space="preserve">All deliverables are structured against a T+0 engagement start date. The table below defines each deliverable, its category, and its </w:t>
      </w:r>
      <w:del w:id="76" w:author="Litera Compare" w:date="2026-05-15T17:42:00Z">
        <w:r>
          <w:delText xml:space="preserve">target </w:delText>
        </w:r>
      </w:del>
      <w:r>
        <w:t xml:space="preserve">delivery milestone. All </w:t>
      </w:r>
      <w:del w:id="77" w:author="Litera Compare" w:date="2026-05-15T17:42:00Z">
        <w:r>
          <w:delText xml:space="preserve">target </w:delText>
        </w:r>
      </w:del>
      <w:r>
        <w:t xml:space="preserve">dates are </w:t>
      </w:r>
      <w:del w:id="78" w:author="Litera Compare" w:date="2026-05-15T17:42:00Z">
        <w:r>
          <w:delText>tentative and contingent</w:delText>
        </w:r>
      </w:del>
      <w:ins w:id="79" w:author="Litera Compare" w:date="2026-05-15T17:42:00Z">
        <w:r>
          <w:t>based</w:t>
        </w:r>
      </w:ins>
      <w:r>
        <w:t xml:space="preserve"> upon </w:t>
      </w:r>
      <w:del w:id="80" w:author="Litera Compare" w:date="2026-05-15T17:42:00Z">
        <w:r>
          <w:delText xml:space="preserve">timely </w:delText>
        </w:r>
      </w:del>
      <w:r>
        <w:t xml:space="preserve">access to </w:t>
      </w:r>
      <w:del w:id="81" w:author="Litera Compare" w:date="2026-05-15T17:42:00Z">
        <w:r>
          <w:delText>required</w:delText>
        </w:r>
      </w:del>
      <w:ins w:id="82" w:author="Litera Compare" w:date="2026-05-15T17:42:00Z">
        <w:r>
          <w:t>the</w:t>
        </w:r>
      </w:ins>
      <w:r>
        <w:t xml:space="preserve"> information </w:t>
      </w:r>
      <w:del w:id="83" w:author="Litera Compare" w:date="2026-05-15T17:42:00Z">
        <w:r>
          <w:delText xml:space="preserve">as </w:delText>
        </w:r>
      </w:del>
      <w:r>
        <w:t>defined in Section 8</w:t>
      </w:r>
      <w:ins w:id="84" w:author="Litera Compare" w:date="2026-05-15T17:42:00Z">
        <w:r>
          <w:t xml:space="preserve"> within the timeframes set forth therein</w:t>
        </w:r>
      </w:ins>
      <w:r>
        <w:t>.</w:t>
      </w:r>
    </w:p>
    <w:tbl>
      <w:tblPr>
        <w:tblW w:w="0" w:type="auto"/>
        <w:jc w:val="center"/>
        <w:tblLayout w:type="fixed"/>
        <w:tblLook w:val="04A0" w:firstRow="1" w:lastRow="0" w:firstColumn="1" w:lastColumn="0" w:noHBand="0" w:noVBand="1"/>
      </w:tblPr>
      <w:tblGrid>
        <w:gridCol w:w="4896"/>
        <w:gridCol w:w="2664"/>
        <w:gridCol w:w="1800"/>
      </w:tblGrid>
      <w:tr w:rsidR="00E77AE5" w14:paraId="31CCE5B0" w14:textId="77777777">
        <w:trPr>
          <w:jc w:val="center"/>
        </w:trPr>
        <w:tc>
          <w:tcPr>
            <w:tcW w:w="4896"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5AD" w14:textId="77777777" w:rsidR="00344BA4" w:rsidRDefault="00000000">
            <w:pPr>
              <w:spacing w:after="0"/>
            </w:pPr>
            <w:r>
              <w:rPr>
                <w:b/>
                <w:color w:val="FFC200"/>
                <w:sz w:val="16"/>
              </w:rPr>
              <w:t>DELIVERABLE</w:t>
            </w:r>
          </w:p>
        </w:tc>
        <w:tc>
          <w:tcPr>
            <w:tcW w:w="2664"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5AE" w14:textId="77777777" w:rsidR="00344BA4" w:rsidRDefault="00000000">
            <w:pPr>
              <w:spacing w:after="0"/>
            </w:pPr>
            <w:r>
              <w:rPr>
                <w:b/>
                <w:color w:val="FFC200"/>
                <w:sz w:val="16"/>
              </w:rPr>
              <w:t>CATEGORY</w:t>
            </w:r>
          </w:p>
        </w:tc>
        <w:tc>
          <w:tcPr>
            <w:tcW w:w="180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5AF" w14:textId="77777777" w:rsidR="00344BA4" w:rsidRDefault="00000000">
            <w:pPr>
              <w:spacing w:after="0"/>
            </w:pPr>
            <w:del w:id="85" w:author="Litera Compare" w:date="2026-05-15T17:42:00Z">
              <w:r>
                <w:rPr>
                  <w:b/>
                  <w:color w:val="FFC200"/>
                  <w:sz w:val="16"/>
                </w:rPr>
                <w:delText>TARGET</w:delText>
              </w:r>
            </w:del>
            <w:ins w:id="86" w:author="Litera Compare" w:date="2026-05-15T17:42:00Z">
              <w:r>
                <w:rPr>
                  <w:b/>
                  <w:color w:val="FFC200"/>
                  <w:sz w:val="16"/>
                </w:rPr>
                <w:t>Date</w:t>
              </w:r>
            </w:ins>
          </w:p>
        </w:tc>
      </w:tr>
      <w:tr w:rsidR="00E77AE5" w14:paraId="31CCE5B4"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1CCE5B1" w14:textId="77777777" w:rsidR="00344BA4" w:rsidRDefault="00000000">
            <w:pPr>
              <w:spacing w:after="0"/>
            </w:pPr>
            <w:r>
              <w:rPr>
                <w:sz w:val="19"/>
              </w:rPr>
              <w:t>Kickoff Meeting — Agenda, Attendees, Decision Log</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5B2" w14:textId="77777777" w:rsidR="00344BA4" w:rsidRDefault="00000000">
            <w:pPr>
              <w:spacing w:after="0"/>
            </w:pPr>
            <w:r>
              <w:rPr>
                <w:sz w:val="19"/>
              </w:rPr>
              <w:t>Project Initiation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1CCE5B3" w14:textId="77777777" w:rsidR="00344BA4" w:rsidRDefault="00000000">
            <w:pPr>
              <w:spacing w:after="0"/>
            </w:pPr>
            <w:r>
              <w:rPr>
                <w:sz w:val="19"/>
              </w:rPr>
              <w:t>T+0 (Day 1)</w:t>
            </w:r>
          </w:p>
        </w:tc>
      </w:tr>
      <w:tr w:rsidR="00E77AE5" w14:paraId="31CCE5B8"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B5" w14:textId="77777777" w:rsidR="00344BA4" w:rsidRDefault="00000000">
            <w:pPr>
              <w:spacing w:after="0"/>
            </w:pPr>
            <w:r>
              <w:rPr>
                <w:sz w:val="19"/>
              </w:rPr>
              <w:t xml:space="preserve">Technical Input Request — Required data from </w:t>
            </w:r>
            <w:del w:id="87" w:author="Litera Compare" w:date="2026-05-15T17:42:00Z">
              <w:r>
                <w:rPr>
                  <w:sz w:val="19"/>
                </w:rPr>
                <w:delText>Nexus</w:delText>
              </w:r>
            </w:del>
            <w:ins w:id="88" w:author="Litera Compare" w:date="2026-05-15T17:42:00Z">
              <w:r>
                <w:rPr>
                  <w:sz w:val="19"/>
                </w:rPr>
                <w:t>OWNER</w:t>
              </w:r>
            </w:ins>
            <w:r>
              <w:rPr>
                <w:sz w:val="19"/>
              </w:rPr>
              <w:t xml:space="preserve"> / fiber provider</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B6" w14:textId="77777777" w:rsidR="00344BA4" w:rsidRDefault="00000000">
            <w:pPr>
              <w:spacing w:after="0"/>
            </w:pPr>
            <w:r>
              <w:rPr>
                <w:sz w:val="19"/>
              </w:rPr>
              <w:t>Project Initiation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B7" w14:textId="77777777" w:rsidR="00344BA4" w:rsidRDefault="00000000">
            <w:pPr>
              <w:spacing w:after="0"/>
            </w:pPr>
            <w:r>
              <w:rPr>
                <w:sz w:val="19"/>
              </w:rPr>
              <w:t>T+0 (Day 1)</w:t>
            </w:r>
          </w:p>
        </w:tc>
      </w:tr>
      <w:tr w:rsidR="00E77AE5" w14:paraId="31CCE5BC"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1CCE5B9" w14:textId="77777777" w:rsidR="00344BA4" w:rsidRDefault="00000000">
            <w:pPr>
              <w:spacing w:after="0"/>
            </w:pPr>
            <w:r>
              <w:rPr>
                <w:sz w:val="19"/>
              </w:rPr>
              <w:t>Baseline Architecture Assumptions Document</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5BA" w14:textId="77777777" w:rsidR="00344BA4" w:rsidRDefault="00000000">
            <w:pPr>
              <w:spacing w:after="0"/>
            </w:pPr>
            <w:r>
              <w:rPr>
                <w:sz w:val="19"/>
              </w:rPr>
              <w:t>Design Foundation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1CCE5BB" w14:textId="77777777" w:rsidR="00344BA4" w:rsidRDefault="00000000">
            <w:pPr>
              <w:spacing w:after="0"/>
            </w:pPr>
            <w:r>
              <w:rPr>
                <w:sz w:val="19"/>
              </w:rPr>
              <w:t>T+2 weeks</w:t>
            </w:r>
          </w:p>
        </w:tc>
      </w:tr>
      <w:tr w:rsidR="00E77AE5" w14:paraId="31CCE5C0"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BD" w14:textId="77777777" w:rsidR="00344BA4" w:rsidRDefault="00000000">
            <w:pPr>
              <w:spacing w:after="0"/>
            </w:pPr>
            <w:r>
              <w:rPr>
                <w:sz w:val="19"/>
              </w:rPr>
              <w:t xml:space="preserve">Interface Block Diagram (Fiber Provider / Carrier / </w:t>
            </w:r>
            <w:del w:id="89" w:author="Litera Compare" w:date="2026-05-15T17:42:00Z">
              <w:r>
                <w:rPr>
                  <w:sz w:val="19"/>
                </w:rPr>
                <w:delText>Nexus</w:delText>
              </w:r>
            </w:del>
            <w:ins w:id="90" w:author="Litera Compare" w:date="2026-05-15T17:42:00Z">
              <w:r>
                <w:rPr>
                  <w:sz w:val="19"/>
                </w:rPr>
                <w:t>OWNER</w:t>
              </w:r>
            </w:ins>
            <w:r>
              <w:rPr>
                <w:sz w:val="19"/>
              </w:rPr>
              <w:t xml:space="preserve"> / </w:t>
            </w:r>
            <w:proofErr w:type="spellStart"/>
            <w:r>
              <w:rPr>
                <w:sz w:val="19"/>
              </w:rPr>
              <w:t>MaiaEdge</w:t>
            </w:r>
            <w:proofErr w:type="spellEnd"/>
            <w:r>
              <w:rPr>
                <w:sz w:val="19"/>
              </w:rPr>
              <w:t>)</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BE" w14:textId="77777777" w:rsidR="00344BA4" w:rsidRDefault="00000000">
            <w:pPr>
              <w:spacing w:after="0"/>
            </w:pPr>
            <w:r>
              <w:rPr>
                <w:sz w:val="19"/>
              </w:rPr>
              <w:t>Design Foundation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BF" w14:textId="77777777" w:rsidR="00344BA4" w:rsidRDefault="00000000">
            <w:pPr>
              <w:spacing w:after="0"/>
            </w:pPr>
            <w:r>
              <w:rPr>
                <w:sz w:val="19"/>
              </w:rPr>
              <w:t>T+2 weeks</w:t>
            </w:r>
          </w:p>
        </w:tc>
      </w:tr>
      <w:tr w:rsidR="00E77AE5" w14:paraId="31CCE5C4"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1CCE5C1" w14:textId="77777777" w:rsidR="00344BA4" w:rsidRDefault="00000000">
            <w:pPr>
              <w:spacing w:after="0"/>
            </w:pPr>
            <w:r>
              <w:rPr>
                <w:sz w:val="19"/>
              </w:rPr>
              <w:t>Phase 1 Low-Level Design (LLD) — All 9 Data Halls</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5C2" w14:textId="77777777" w:rsidR="00344BA4" w:rsidRDefault="00000000">
            <w:pPr>
              <w:spacing w:after="0"/>
            </w:pPr>
            <w:r>
              <w:rPr>
                <w:sz w:val="19"/>
              </w:rPr>
              <w:t>Phase 1 Design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1CCE5C3" w14:textId="77777777" w:rsidR="00344BA4" w:rsidRDefault="00000000">
            <w:pPr>
              <w:spacing w:after="0"/>
            </w:pPr>
            <w:r>
              <w:rPr>
                <w:sz w:val="19"/>
              </w:rPr>
              <w:t>T+4 weeks</w:t>
            </w:r>
          </w:p>
        </w:tc>
      </w:tr>
      <w:tr w:rsidR="00E77AE5" w14:paraId="31CCE5C8"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C5" w14:textId="77777777" w:rsidR="00344BA4" w:rsidRDefault="00000000">
            <w:pPr>
              <w:spacing w:after="0"/>
            </w:pPr>
            <w:r>
              <w:rPr>
                <w:sz w:val="19"/>
              </w:rPr>
              <w:t>MMR / Carrier Hotel Architecture Design Package</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C6" w14:textId="77777777" w:rsidR="00344BA4" w:rsidRDefault="00000000">
            <w:pPr>
              <w:spacing w:after="0"/>
            </w:pPr>
            <w:r>
              <w:rPr>
                <w:sz w:val="19"/>
              </w:rPr>
              <w:t>Phase 1 Design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C7" w14:textId="77777777" w:rsidR="00344BA4" w:rsidRDefault="00000000">
            <w:pPr>
              <w:spacing w:after="0"/>
            </w:pPr>
            <w:r>
              <w:rPr>
                <w:sz w:val="19"/>
              </w:rPr>
              <w:t>T+4 weeks</w:t>
            </w:r>
          </w:p>
        </w:tc>
      </w:tr>
      <w:tr w:rsidR="00E77AE5" w14:paraId="31CCE5CC"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1CCE5C9" w14:textId="77777777" w:rsidR="00344BA4" w:rsidRDefault="00000000">
            <w:pPr>
              <w:spacing w:after="0"/>
            </w:pPr>
            <w:r>
              <w:rPr>
                <w:sz w:val="19"/>
              </w:rPr>
              <w:t>Building Connectivity Design — Per-building topology</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5CA" w14:textId="77777777" w:rsidR="00344BA4" w:rsidRDefault="00000000">
            <w:pPr>
              <w:spacing w:after="0"/>
            </w:pPr>
            <w:r>
              <w:rPr>
                <w:sz w:val="19"/>
              </w:rPr>
              <w:t>Phase 1 Design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1CCE5CB" w14:textId="77777777" w:rsidR="00344BA4" w:rsidRDefault="00000000">
            <w:pPr>
              <w:spacing w:after="0"/>
            </w:pPr>
            <w:r>
              <w:rPr>
                <w:sz w:val="19"/>
              </w:rPr>
              <w:t>T+4 weeks</w:t>
            </w:r>
          </w:p>
        </w:tc>
      </w:tr>
      <w:tr w:rsidR="00E77AE5" w14:paraId="31CCE5D0"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CD" w14:textId="77777777" w:rsidR="00344BA4" w:rsidRDefault="00000000">
            <w:pPr>
              <w:spacing w:after="0"/>
            </w:pPr>
            <w:r>
              <w:rPr>
                <w:sz w:val="19"/>
              </w:rPr>
              <w:t>Interbuilding Fiber Mesh Design</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CE" w14:textId="77777777" w:rsidR="00344BA4" w:rsidRDefault="00000000">
            <w:pPr>
              <w:spacing w:after="0"/>
            </w:pPr>
            <w:r>
              <w:rPr>
                <w:sz w:val="19"/>
              </w:rPr>
              <w:t>Phase 1 Design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CF" w14:textId="77777777" w:rsidR="00344BA4" w:rsidRDefault="00000000">
            <w:pPr>
              <w:spacing w:after="0"/>
            </w:pPr>
            <w:r>
              <w:rPr>
                <w:sz w:val="19"/>
              </w:rPr>
              <w:t>T+4 weeks</w:t>
            </w:r>
          </w:p>
        </w:tc>
      </w:tr>
      <w:tr w:rsidR="00E77AE5" w14:paraId="31CCE5D4"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1CCE5D1" w14:textId="77777777" w:rsidR="00344BA4" w:rsidRDefault="00000000">
            <w:pPr>
              <w:spacing w:after="0"/>
            </w:pPr>
            <w:r>
              <w:rPr>
                <w:sz w:val="19"/>
              </w:rPr>
              <w:t>Bill of Materials (</w:t>
            </w:r>
            <w:proofErr w:type="gramStart"/>
            <w:r>
              <w:rPr>
                <w:sz w:val="19"/>
              </w:rPr>
              <w:t>BOM) —</w:t>
            </w:r>
            <w:proofErr w:type="gramEnd"/>
            <w:r>
              <w:rPr>
                <w:sz w:val="19"/>
              </w:rPr>
              <w:t xml:space="preserve"> Phase 1, equipment &amp; fiber</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5D2"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1CCE5D3" w14:textId="77777777" w:rsidR="00344BA4" w:rsidRDefault="00000000">
            <w:pPr>
              <w:spacing w:after="0"/>
            </w:pPr>
            <w:r>
              <w:rPr>
                <w:sz w:val="19"/>
              </w:rPr>
              <w:t>T+6 weeks</w:t>
            </w:r>
          </w:p>
        </w:tc>
      </w:tr>
      <w:tr w:rsidR="00E77AE5" w14:paraId="31CCE5D8"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D5" w14:textId="77777777" w:rsidR="00344BA4" w:rsidRDefault="00000000">
            <w:pPr>
              <w:spacing w:after="0"/>
            </w:pPr>
            <w:r>
              <w:rPr>
                <w:sz w:val="19"/>
              </w:rPr>
              <w:t>Material Takeoff (</w:t>
            </w:r>
            <w:proofErr w:type="gramStart"/>
            <w:r>
              <w:rPr>
                <w:sz w:val="19"/>
              </w:rPr>
              <w:t>MTO) —</w:t>
            </w:r>
            <w:proofErr w:type="gramEnd"/>
            <w:r>
              <w:rPr>
                <w:sz w:val="19"/>
              </w:rPr>
              <w:t xml:space="preserve"> Structured by building and layer</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D6"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D7" w14:textId="77777777" w:rsidR="00344BA4" w:rsidRDefault="00000000">
            <w:pPr>
              <w:spacing w:after="0"/>
            </w:pPr>
            <w:r>
              <w:rPr>
                <w:sz w:val="19"/>
              </w:rPr>
              <w:t>T+6 weeks</w:t>
            </w:r>
          </w:p>
        </w:tc>
      </w:tr>
      <w:tr w:rsidR="00E77AE5" w14:paraId="31CCE5DC"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1CCE5D9" w14:textId="77777777" w:rsidR="00344BA4" w:rsidRDefault="00000000">
            <w:pPr>
              <w:spacing w:after="0"/>
            </w:pPr>
            <w:r>
              <w:rPr>
                <w:sz w:val="19"/>
              </w:rPr>
              <w:t>Long-Lead Item Identification &amp; Vendor Recommendation</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5DA"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1CCE5DB" w14:textId="77777777" w:rsidR="00344BA4" w:rsidRDefault="00000000">
            <w:pPr>
              <w:spacing w:after="0"/>
            </w:pPr>
            <w:r>
              <w:rPr>
                <w:sz w:val="19"/>
              </w:rPr>
              <w:t>T+6 weeks</w:t>
            </w:r>
          </w:p>
        </w:tc>
      </w:tr>
      <w:tr w:rsidR="00E77AE5" w14:paraId="31CCE5E0"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DD" w14:textId="77777777" w:rsidR="00344BA4" w:rsidRDefault="00000000">
            <w:pPr>
              <w:spacing w:after="0"/>
            </w:pPr>
            <w:r>
              <w:rPr>
                <w:sz w:val="19"/>
              </w:rPr>
              <w:t>Building Infrastructure Specifications</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DE"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DF" w14:textId="77777777" w:rsidR="00344BA4" w:rsidRDefault="00000000">
            <w:pPr>
              <w:spacing w:after="0"/>
            </w:pPr>
            <w:r>
              <w:rPr>
                <w:sz w:val="19"/>
              </w:rPr>
              <w:t>T+6 weeks</w:t>
            </w:r>
          </w:p>
        </w:tc>
      </w:tr>
      <w:tr w:rsidR="00E77AE5" w14:paraId="31CCE5E4"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1CCE5E1" w14:textId="77777777" w:rsidR="00344BA4" w:rsidRDefault="00000000">
            <w:pPr>
              <w:spacing w:after="0"/>
            </w:pPr>
            <w:r>
              <w:rPr>
                <w:sz w:val="19"/>
              </w:rPr>
              <w:t>Fiber Design &amp; Routing Assumptions Document</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5E2"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1CCE5E3" w14:textId="77777777" w:rsidR="00344BA4" w:rsidRDefault="00000000">
            <w:pPr>
              <w:spacing w:after="0"/>
            </w:pPr>
            <w:r>
              <w:rPr>
                <w:sz w:val="19"/>
              </w:rPr>
              <w:t>T+6 weeks</w:t>
            </w:r>
          </w:p>
        </w:tc>
      </w:tr>
      <w:tr w:rsidR="00E77AE5" w14:paraId="31CCE5E8"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E5" w14:textId="77777777" w:rsidR="00344BA4" w:rsidRDefault="00000000">
            <w:pPr>
              <w:spacing w:after="0"/>
            </w:pPr>
            <w:proofErr w:type="spellStart"/>
            <w:r>
              <w:rPr>
                <w:sz w:val="19"/>
              </w:rPr>
              <w:t>MaiaEdge</w:t>
            </w:r>
            <w:proofErr w:type="spellEnd"/>
            <w:r>
              <w:rPr>
                <w:sz w:val="19"/>
              </w:rPr>
              <w:t xml:space="preserve"> PBC Deployment Specifications (all sites)</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E6"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E7" w14:textId="77777777" w:rsidR="00344BA4" w:rsidRDefault="00000000">
            <w:pPr>
              <w:spacing w:after="0"/>
            </w:pPr>
            <w:r>
              <w:rPr>
                <w:sz w:val="19"/>
              </w:rPr>
              <w:t>T+6 weeks</w:t>
            </w:r>
          </w:p>
        </w:tc>
      </w:tr>
      <w:tr w:rsidR="00E77AE5" w14:paraId="31CCE5EC"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1CCE5E9" w14:textId="77777777" w:rsidR="00344BA4" w:rsidRDefault="00000000">
            <w:pPr>
              <w:spacing w:after="0"/>
            </w:pPr>
            <w:r>
              <w:rPr>
                <w:sz w:val="19"/>
              </w:rPr>
              <w:t>Vendor-Neutral Equipment Specifications &amp; Data Sheets</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5EA"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1CCE5EB" w14:textId="77777777" w:rsidR="00344BA4" w:rsidRDefault="00000000">
            <w:pPr>
              <w:spacing w:after="0"/>
            </w:pPr>
            <w:r>
              <w:rPr>
                <w:sz w:val="19"/>
              </w:rPr>
              <w:t>T+6 weeks</w:t>
            </w:r>
          </w:p>
        </w:tc>
      </w:tr>
      <w:tr w:rsidR="00E77AE5" w14:paraId="31CCE5F0"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ED" w14:textId="77777777" w:rsidR="00344BA4" w:rsidRDefault="00000000">
            <w:pPr>
              <w:spacing w:after="0"/>
            </w:pPr>
            <w:r>
              <w:rPr>
                <w:sz w:val="19"/>
              </w:rPr>
              <w:t>Expansion Architecture Document (to 65 buildings)</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EE" w14:textId="77777777" w:rsidR="00344BA4" w:rsidRDefault="00000000">
            <w:pPr>
              <w:spacing w:after="0"/>
            </w:pPr>
            <w:r>
              <w:rPr>
                <w:sz w:val="19"/>
              </w:rPr>
              <w:t>Expansion Planning</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EF" w14:textId="77777777" w:rsidR="00344BA4" w:rsidRDefault="00000000">
            <w:pPr>
              <w:spacing w:after="0"/>
            </w:pPr>
            <w:r>
              <w:rPr>
                <w:sz w:val="19"/>
              </w:rPr>
              <w:t>T+8 weeks</w:t>
            </w:r>
          </w:p>
        </w:tc>
      </w:tr>
      <w:tr w:rsidR="00E77AE5" w14:paraId="31CCE5F4"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1CCE5F1" w14:textId="77777777" w:rsidR="00344BA4" w:rsidRDefault="00000000">
            <w:pPr>
              <w:spacing w:after="0"/>
            </w:pPr>
            <w:r>
              <w:rPr>
                <w:sz w:val="19"/>
              </w:rPr>
              <w:t>Capacity Planning Model — Bandwidth, port density, PBC scale</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5F2" w14:textId="77777777" w:rsidR="00344BA4" w:rsidRDefault="00000000">
            <w:pPr>
              <w:spacing w:after="0"/>
            </w:pPr>
            <w:r>
              <w:rPr>
                <w:sz w:val="19"/>
              </w:rPr>
              <w:t>Expansion Planning</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1CCE5F3" w14:textId="77777777" w:rsidR="00344BA4" w:rsidRDefault="00000000">
            <w:pPr>
              <w:spacing w:after="0"/>
            </w:pPr>
            <w:r>
              <w:rPr>
                <w:sz w:val="19"/>
              </w:rPr>
              <w:t>T+8 weeks</w:t>
            </w:r>
          </w:p>
        </w:tc>
      </w:tr>
      <w:tr w:rsidR="00E77AE5" w14:paraId="31CCE5F8"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F5" w14:textId="77777777" w:rsidR="00344BA4" w:rsidRDefault="00000000">
            <w:pPr>
              <w:spacing w:after="0"/>
            </w:pPr>
            <w:r>
              <w:rPr>
                <w:sz w:val="19"/>
              </w:rPr>
              <w:t>Construction-Ready Handoff Package — Phase 1</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F6" w14:textId="77777777" w:rsidR="00344BA4" w:rsidRDefault="00000000">
            <w:pPr>
              <w:spacing w:after="0"/>
            </w:pPr>
            <w:r>
              <w:rPr>
                <w:sz w:val="19"/>
              </w:rPr>
              <w:t>Execution Prep</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F7" w14:textId="77777777" w:rsidR="00344BA4" w:rsidRDefault="00000000">
            <w:pPr>
              <w:spacing w:after="0"/>
            </w:pPr>
            <w:r>
              <w:rPr>
                <w:sz w:val="19"/>
              </w:rPr>
              <w:t>T+12 weeks</w:t>
            </w:r>
          </w:p>
        </w:tc>
      </w:tr>
      <w:tr w:rsidR="00E77AE5" w14:paraId="31CCE5FC"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1CCE5F9" w14:textId="77777777" w:rsidR="00344BA4" w:rsidRDefault="00000000">
            <w:pPr>
              <w:spacing w:after="0"/>
            </w:pPr>
            <w:r>
              <w:rPr>
                <w:sz w:val="19"/>
              </w:rPr>
              <w:t>Installation Duration Estimates (per building)</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5FA" w14:textId="77777777" w:rsidR="00344BA4" w:rsidRDefault="00000000">
            <w:pPr>
              <w:spacing w:after="0"/>
            </w:pPr>
            <w:r>
              <w:rPr>
                <w:sz w:val="19"/>
              </w:rPr>
              <w:t>Execution Prep</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1CCE5FB" w14:textId="77777777" w:rsidR="00344BA4" w:rsidRDefault="00000000">
            <w:pPr>
              <w:spacing w:after="0"/>
            </w:pPr>
            <w:r>
              <w:rPr>
                <w:sz w:val="19"/>
              </w:rPr>
              <w:t>T+12 weeks</w:t>
            </w:r>
          </w:p>
        </w:tc>
      </w:tr>
      <w:tr w:rsidR="00E77AE5" w14:paraId="31CCE600"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FD" w14:textId="77777777" w:rsidR="00344BA4" w:rsidRDefault="00000000">
            <w:pPr>
              <w:spacing w:after="0"/>
            </w:pPr>
            <w:r>
              <w:rPr>
                <w:sz w:val="19"/>
              </w:rPr>
              <w:t>High-Level Cost Model — Infrastructure, Equipment, Deployment</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FE" w14:textId="77777777" w:rsidR="00344BA4" w:rsidRDefault="00000000">
            <w:pPr>
              <w:spacing w:after="0"/>
            </w:pPr>
            <w:r>
              <w:rPr>
                <w:sz w:val="19"/>
              </w:rPr>
              <w:t>Execution Prep</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5FF" w14:textId="77777777" w:rsidR="00344BA4" w:rsidRDefault="00000000">
            <w:pPr>
              <w:spacing w:after="0"/>
            </w:pPr>
            <w:r>
              <w:rPr>
                <w:sz w:val="19"/>
              </w:rPr>
              <w:t>T+12 weeks</w:t>
            </w:r>
          </w:p>
        </w:tc>
      </w:tr>
      <w:tr w:rsidR="00E77AE5" w14:paraId="31CCE604"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1CCE601" w14:textId="77777777" w:rsidR="00344BA4" w:rsidRDefault="00000000">
            <w:pPr>
              <w:spacing w:after="0"/>
            </w:pPr>
            <w:r>
              <w:rPr>
                <w:sz w:val="19"/>
              </w:rPr>
              <w:t>GMP / NTE Readiness Package</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602" w14:textId="77777777" w:rsidR="00344BA4" w:rsidRDefault="00000000">
            <w:pPr>
              <w:spacing w:after="0"/>
            </w:pPr>
            <w:r>
              <w:rPr>
                <w:sz w:val="19"/>
              </w:rPr>
              <w:t>Commercial Enablement</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1CCE603" w14:textId="77777777" w:rsidR="00344BA4" w:rsidRDefault="00000000">
            <w:pPr>
              <w:spacing w:after="0"/>
            </w:pPr>
            <w:r>
              <w:rPr>
                <w:sz w:val="19"/>
              </w:rPr>
              <w:t>T+12 weeks</w:t>
            </w:r>
          </w:p>
        </w:tc>
      </w:tr>
    </w:tbl>
    <w:p w14:paraId="31CCE605" w14:textId="77777777" w:rsidR="00344BA4" w:rsidRDefault="00000000">
      <w:pPr>
        <w:spacing w:before="280" w:after="40"/>
      </w:pPr>
      <w:r>
        <w:rPr>
          <w:b/>
          <w:caps/>
          <w:color w:val="FF9400"/>
          <w:spacing w:val="40"/>
          <w:sz w:val="16"/>
        </w:rPr>
        <w:lastRenderedPageBreak/>
        <w:t>SECTION  04</w:t>
      </w:r>
    </w:p>
    <w:p w14:paraId="31CCE606" w14:textId="77777777" w:rsidR="00344BA4" w:rsidRDefault="00000000">
      <w:pPr>
        <w:spacing w:after="40"/>
      </w:pPr>
      <w:r>
        <w:rPr>
          <w:b/>
          <w:color w:val="000000"/>
          <w:spacing w:val="20"/>
          <w:sz w:val="30"/>
        </w:rPr>
        <w:t>PROJECT MILESTONES</w:t>
      </w:r>
    </w:p>
    <w:p w14:paraId="31CCE607" w14:textId="77777777" w:rsidR="00344BA4" w:rsidRDefault="00344BA4">
      <w:pPr>
        <w:pBdr>
          <w:bottom w:val="single" w:sz="18" w:space="1" w:color="FFC200"/>
        </w:pBdr>
        <w:spacing w:after="120"/>
      </w:pPr>
    </w:p>
    <w:tbl>
      <w:tblPr>
        <w:tblW w:w="0" w:type="auto"/>
        <w:jc w:val="center"/>
        <w:tblLayout w:type="fixed"/>
        <w:tblLook w:val="04A0" w:firstRow="1" w:lastRow="0" w:firstColumn="1" w:lastColumn="0" w:noHBand="0" w:noVBand="1"/>
      </w:tblPr>
      <w:tblGrid>
        <w:gridCol w:w="3312"/>
        <w:gridCol w:w="4608"/>
        <w:gridCol w:w="1440"/>
      </w:tblGrid>
      <w:tr w:rsidR="00E77AE5" w14:paraId="31CCE60B" w14:textId="77777777">
        <w:trPr>
          <w:jc w:val="center"/>
        </w:trPr>
        <w:tc>
          <w:tcPr>
            <w:tcW w:w="3312"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08" w14:textId="77777777" w:rsidR="00344BA4" w:rsidRDefault="00000000">
            <w:pPr>
              <w:spacing w:after="0"/>
            </w:pPr>
            <w:r>
              <w:rPr>
                <w:b/>
                <w:color w:val="FFC200"/>
                <w:sz w:val="16"/>
              </w:rPr>
              <w:t>MILESTONE</w:t>
            </w:r>
          </w:p>
        </w:tc>
        <w:tc>
          <w:tcPr>
            <w:tcW w:w="460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09" w14:textId="77777777" w:rsidR="00344BA4" w:rsidRDefault="00000000">
            <w:pPr>
              <w:spacing w:after="0"/>
            </w:pPr>
            <w:r>
              <w:rPr>
                <w:b/>
                <w:color w:val="FFC200"/>
                <w:sz w:val="16"/>
              </w:rPr>
              <w:t>DELIVERABLE GATE</w:t>
            </w:r>
          </w:p>
        </w:tc>
        <w:tc>
          <w:tcPr>
            <w:tcW w:w="14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0A" w14:textId="77777777" w:rsidR="00344BA4" w:rsidRDefault="00000000">
            <w:pPr>
              <w:spacing w:after="0"/>
            </w:pPr>
            <w:del w:id="91" w:author="Litera Compare" w:date="2026-05-15T17:42:00Z">
              <w:r>
                <w:rPr>
                  <w:b/>
                  <w:color w:val="FFC200"/>
                  <w:sz w:val="16"/>
                </w:rPr>
                <w:delText xml:space="preserve">TARGET </w:delText>
              </w:r>
            </w:del>
            <w:r>
              <w:rPr>
                <w:b/>
                <w:color w:val="FFC200"/>
                <w:sz w:val="16"/>
              </w:rPr>
              <w:t>WEEK</w:t>
            </w:r>
          </w:p>
        </w:tc>
      </w:tr>
      <w:tr w:rsidR="00E77AE5" w14:paraId="31CCE60F" w14:textId="77777777">
        <w:trPr>
          <w:jc w:val="center"/>
        </w:trPr>
        <w:tc>
          <w:tcPr>
            <w:tcW w:w="3312" w:type="dxa"/>
            <w:tcBorders>
              <w:top w:val="nil"/>
              <w:left w:val="nil"/>
              <w:bottom w:val="single" w:sz="4" w:space="0" w:color="E5E1DA"/>
              <w:right w:val="nil"/>
            </w:tcBorders>
            <w:tcMar>
              <w:top w:w="100" w:type="dxa"/>
              <w:left w:w="140" w:type="dxa"/>
              <w:bottom w:w="100" w:type="dxa"/>
              <w:right w:w="140" w:type="dxa"/>
            </w:tcMar>
            <w:vAlign w:val="center"/>
          </w:tcPr>
          <w:p w14:paraId="31CCE60C" w14:textId="77777777" w:rsidR="00344BA4" w:rsidRDefault="00000000">
            <w:pPr>
              <w:spacing w:after="0"/>
            </w:pPr>
            <w:r>
              <w:rPr>
                <w:sz w:val="19"/>
              </w:rPr>
              <w:t>M1 — Engagement Launch</w:t>
            </w:r>
          </w:p>
        </w:tc>
        <w:tc>
          <w:tcPr>
            <w:tcW w:w="4608" w:type="dxa"/>
            <w:tcBorders>
              <w:top w:val="nil"/>
              <w:left w:val="nil"/>
              <w:bottom w:val="single" w:sz="4" w:space="0" w:color="E5E1DA"/>
              <w:right w:val="nil"/>
            </w:tcBorders>
            <w:tcMar>
              <w:top w:w="100" w:type="dxa"/>
              <w:left w:w="140" w:type="dxa"/>
              <w:bottom w:w="100" w:type="dxa"/>
              <w:right w:w="140" w:type="dxa"/>
            </w:tcMar>
            <w:vAlign w:val="center"/>
          </w:tcPr>
          <w:p w14:paraId="31CCE60D" w14:textId="77777777" w:rsidR="00344BA4" w:rsidRDefault="00000000">
            <w:pPr>
              <w:spacing w:after="0"/>
            </w:pPr>
            <w:r>
              <w:rPr>
                <w:sz w:val="19"/>
              </w:rPr>
              <w:t>Technical inputs received; kickoff complete; assumptions baseline published</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31CCE60E" w14:textId="77777777" w:rsidR="00344BA4" w:rsidRDefault="00000000">
            <w:pPr>
              <w:spacing w:after="0"/>
            </w:pPr>
            <w:r>
              <w:rPr>
                <w:sz w:val="19"/>
              </w:rPr>
              <w:t>Week 1</w:t>
            </w:r>
          </w:p>
        </w:tc>
      </w:tr>
      <w:tr w:rsidR="00E77AE5" w14:paraId="31CCE613" w14:textId="77777777">
        <w:trPr>
          <w:jc w:val="center"/>
        </w:trPr>
        <w:tc>
          <w:tcPr>
            <w:tcW w:w="331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10" w14:textId="77777777" w:rsidR="00344BA4" w:rsidRDefault="00000000">
            <w:pPr>
              <w:spacing w:after="0"/>
            </w:pPr>
            <w:r>
              <w:rPr>
                <w:sz w:val="19"/>
              </w:rPr>
              <w:t>M2 — Architecture Foundation</w:t>
            </w:r>
          </w:p>
        </w:tc>
        <w:tc>
          <w:tcPr>
            <w:tcW w:w="460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11" w14:textId="77777777" w:rsidR="00344BA4" w:rsidRDefault="00000000">
            <w:pPr>
              <w:spacing w:after="0"/>
            </w:pPr>
            <w:r>
              <w:rPr>
                <w:sz w:val="19"/>
              </w:rPr>
              <w:t>Interface Block Diagram approved; LLD scope locked</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12" w14:textId="77777777" w:rsidR="00344BA4" w:rsidRDefault="00000000">
            <w:pPr>
              <w:spacing w:after="0"/>
            </w:pPr>
            <w:r>
              <w:rPr>
                <w:sz w:val="19"/>
              </w:rPr>
              <w:t>Week 2</w:t>
            </w:r>
          </w:p>
        </w:tc>
      </w:tr>
      <w:tr w:rsidR="00E77AE5" w14:paraId="31CCE617" w14:textId="77777777">
        <w:trPr>
          <w:jc w:val="center"/>
        </w:trPr>
        <w:tc>
          <w:tcPr>
            <w:tcW w:w="3312" w:type="dxa"/>
            <w:tcBorders>
              <w:top w:val="nil"/>
              <w:left w:val="nil"/>
              <w:bottom w:val="single" w:sz="4" w:space="0" w:color="E5E1DA"/>
              <w:right w:val="nil"/>
            </w:tcBorders>
            <w:tcMar>
              <w:top w:w="100" w:type="dxa"/>
              <w:left w:w="140" w:type="dxa"/>
              <w:bottom w:w="100" w:type="dxa"/>
              <w:right w:w="140" w:type="dxa"/>
            </w:tcMar>
            <w:vAlign w:val="center"/>
          </w:tcPr>
          <w:p w14:paraId="31CCE614" w14:textId="77777777" w:rsidR="00344BA4" w:rsidRDefault="00000000">
            <w:pPr>
              <w:spacing w:after="0"/>
            </w:pPr>
            <w:r>
              <w:rPr>
                <w:sz w:val="19"/>
              </w:rPr>
              <w:t>M3 — Phase 1 LLD Complete</w:t>
            </w:r>
          </w:p>
        </w:tc>
        <w:tc>
          <w:tcPr>
            <w:tcW w:w="4608" w:type="dxa"/>
            <w:tcBorders>
              <w:top w:val="nil"/>
              <w:left w:val="nil"/>
              <w:bottom w:val="single" w:sz="4" w:space="0" w:color="E5E1DA"/>
              <w:right w:val="nil"/>
            </w:tcBorders>
            <w:tcMar>
              <w:top w:w="100" w:type="dxa"/>
              <w:left w:w="140" w:type="dxa"/>
              <w:bottom w:w="100" w:type="dxa"/>
              <w:right w:w="140" w:type="dxa"/>
            </w:tcMar>
            <w:vAlign w:val="center"/>
          </w:tcPr>
          <w:p w14:paraId="31CCE615" w14:textId="77777777" w:rsidR="00344BA4" w:rsidRDefault="00000000">
            <w:pPr>
              <w:spacing w:after="0"/>
            </w:pPr>
            <w:r>
              <w:rPr>
                <w:sz w:val="19"/>
              </w:rPr>
              <w:t>All 9 Data Hall designs complete and under review</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31CCE616" w14:textId="77777777" w:rsidR="00344BA4" w:rsidRDefault="00000000">
            <w:pPr>
              <w:spacing w:after="0"/>
            </w:pPr>
            <w:r>
              <w:rPr>
                <w:sz w:val="19"/>
              </w:rPr>
              <w:t>Week 4</w:t>
            </w:r>
          </w:p>
        </w:tc>
      </w:tr>
      <w:tr w:rsidR="00E77AE5" w14:paraId="31CCE61B" w14:textId="77777777">
        <w:trPr>
          <w:jc w:val="center"/>
        </w:trPr>
        <w:tc>
          <w:tcPr>
            <w:tcW w:w="331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18" w14:textId="77777777" w:rsidR="00344BA4" w:rsidRDefault="00000000">
            <w:pPr>
              <w:spacing w:after="0"/>
            </w:pPr>
            <w:r>
              <w:rPr>
                <w:sz w:val="19"/>
              </w:rPr>
              <w:t>M4 — Procurement Package Complete</w:t>
            </w:r>
          </w:p>
        </w:tc>
        <w:tc>
          <w:tcPr>
            <w:tcW w:w="460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19" w14:textId="77777777" w:rsidR="00344BA4" w:rsidRDefault="00000000">
            <w:pPr>
              <w:spacing w:after="0"/>
            </w:pPr>
            <w:r>
              <w:rPr>
                <w:sz w:val="19"/>
              </w:rPr>
              <w:t>BOM, MTO, specs, and long-lead items delivered</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1A" w14:textId="77777777" w:rsidR="00344BA4" w:rsidRDefault="00000000">
            <w:pPr>
              <w:spacing w:after="0"/>
            </w:pPr>
            <w:r>
              <w:rPr>
                <w:sz w:val="19"/>
              </w:rPr>
              <w:t>Week 6–8</w:t>
            </w:r>
          </w:p>
        </w:tc>
      </w:tr>
      <w:tr w:rsidR="00E77AE5" w14:paraId="31CCE61F" w14:textId="77777777">
        <w:trPr>
          <w:jc w:val="center"/>
        </w:trPr>
        <w:tc>
          <w:tcPr>
            <w:tcW w:w="3312" w:type="dxa"/>
            <w:tcBorders>
              <w:top w:val="nil"/>
              <w:left w:val="nil"/>
              <w:bottom w:val="single" w:sz="4" w:space="0" w:color="E5E1DA"/>
              <w:right w:val="nil"/>
            </w:tcBorders>
            <w:tcMar>
              <w:top w:w="100" w:type="dxa"/>
              <w:left w:w="140" w:type="dxa"/>
              <w:bottom w:w="100" w:type="dxa"/>
              <w:right w:w="140" w:type="dxa"/>
            </w:tcMar>
            <w:vAlign w:val="center"/>
          </w:tcPr>
          <w:p w14:paraId="31CCE61C" w14:textId="77777777" w:rsidR="00344BA4" w:rsidRDefault="00000000">
            <w:pPr>
              <w:spacing w:after="0"/>
            </w:pPr>
            <w:r>
              <w:rPr>
                <w:sz w:val="19"/>
              </w:rPr>
              <w:t>M5 — Expansion Design Complete</w:t>
            </w:r>
          </w:p>
        </w:tc>
        <w:tc>
          <w:tcPr>
            <w:tcW w:w="4608" w:type="dxa"/>
            <w:tcBorders>
              <w:top w:val="nil"/>
              <w:left w:val="nil"/>
              <w:bottom w:val="single" w:sz="4" w:space="0" w:color="E5E1DA"/>
              <w:right w:val="nil"/>
            </w:tcBorders>
            <w:tcMar>
              <w:top w:w="100" w:type="dxa"/>
              <w:left w:w="140" w:type="dxa"/>
              <w:bottom w:w="100" w:type="dxa"/>
              <w:right w:w="140" w:type="dxa"/>
            </w:tcMar>
            <w:vAlign w:val="center"/>
          </w:tcPr>
          <w:p w14:paraId="31CCE61D" w14:textId="77777777" w:rsidR="00344BA4" w:rsidRDefault="00000000">
            <w:pPr>
              <w:spacing w:after="0"/>
            </w:pPr>
            <w:r>
              <w:rPr>
                <w:sz w:val="19"/>
              </w:rPr>
              <w:t>65-building architecture and capacity model delivered</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31CCE61E" w14:textId="77777777" w:rsidR="00344BA4" w:rsidRDefault="00000000">
            <w:pPr>
              <w:spacing w:after="0"/>
            </w:pPr>
            <w:r>
              <w:rPr>
                <w:sz w:val="19"/>
              </w:rPr>
              <w:t>Week 8</w:t>
            </w:r>
          </w:p>
        </w:tc>
      </w:tr>
      <w:tr w:rsidR="00E77AE5" w14:paraId="31CCE623" w14:textId="77777777">
        <w:trPr>
          <w:jc w:val="center"/>
        </w:trPr>
        <w:tc>
          <w:tcPr>
            <w:tcW w:w="331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20" w14:textId="77777777" w:rsidR="00344BA4" w:rsidRDefault="00000000">
            <w:pPr>
              <w:spacing w:after="0"/>
            </w:pPr>
            <w:r>
              <w:rPr>
                <w:sz w:val="19"/>
              </w:rPr>
              <w:t>M6 — Construction Handoff (~60% Engineering)</w:t>
            </w:r>
          </w:p>
        </w:tc>
        <w:tc>
          <w:tcPr>
            <w:tcW w:w="460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21" w14:textId="77777777" w:rsidR="00344BA4" w:rsidRDefault="00000000">
            <w:pPr>
              <w:spacing w:after="0"/>
            </w:pPr>
            <w:r>
              <w:rPr>
                <w:sz w:val="19"/>
              </w:rPr>
              <w:t>Construction-ready package, cost model, GMP readiness</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22" w14:textId="77777777" w:rsidR="00344BA4" w:rsidRDefault="00000000">
            <w:pPr>
              <w:spacing w:after="0"/>
            </w:pPr>
            <w:r>
              <w:rPr>
                <w:sz w:val="19"/>
              </w:rPr>
              <w:t>Week 12</w:t>
            </w:r>
          </w:p>
        </w:tc>
      </w:tr>
    </w:tbl>
    <w:p w14:paraId="31CCE624" w14:textId="77777777" w:rsidR="00344BA4" w:rsidRDefault="00000000">
      <w:pPr>
        <w:spacing w:before="280" w:after="40"/>
      </w:pPr>
      <w:r>
        <w:rPr>
          <w:b/>
          <w:caps/>
          <w:color w:val="FF9400"/>
          <w:spacing w:val="40"/>
          <w:sz w:val="16"/>
        </w:rPr>
        <w:t>SECTION  05</w:t>
      </w:r>
    </w:p>
    <w:p w14:paraId="31CCE625" w14:textId="77777777" w:rsidR="00344BA4" w:rsidRDefault="00000000">
      <w:pPr>
        <w:spacing w:after="40"/>
      </w:pPr>
      <w:r>
        <w:rPr>
          <w:b/>
          <w:color w:val="000000"/>
          <w:spacing w:val="20"/>
          <w:sz w:val="30"/>
        </w:rPr>
        <w:t>ROLES &amp; RESPONSIBILITIES</w:t>
      </w:r>
    </w:p>
    <w:p w14:paraId="31CCE626" w14:textId="77777777" w:rsidR="00344BA4" w:rsidRDefault="00344BA4">
      <w:pPr>
        <w:pBdr>
          <w:bottom w:val="single" w:sz="18" w:space="1" w:color="FFC200"/>
        </w:pBdr>
        <w:spacing w:after="120"/>
      </w:pPr>
    </w:p>
    <w:p w14:paraId="31CCE627" w14:textId="77777777" w:rsidR="00344BA4" w:rsidRDefault="00000000">
      <w:pPr>
        <w:spacing w:before="160" w:after="40"/>
      </w:pPr>
      <w:proofErr w:type="gramStart"/>
      <w:r>
        <w:rPr>
          <w:b/>
          <w:color w:val="FFC200"/>
          <w:sz w:val="22"/>
        </w:rPr>
        <w:t xml:space="preserve">5.1  </w:t>
      </w:r>
      <w:r>
        <w:rPr>
          <w:b/>
          <w:sz w:val="22"/>
        </w:rPr>
        <w:t>Team</w:t>
      </w:r>
      <w:proofErr w:type="gramEnd"/>
      <w:r>
        <w:rPr>
          <w:b/>
          <w:sz w:val="22"/>
        </w:rPr>
        <w:t xml:space="preserve"> Structure</w:t>
      </w:r>
    </w:p>
    <w:p w14:paraId="31CCE628" w14:textId="77777777" w:rsidR="00344BA4" w:rsidRDefault="00000000">
      <w:pPr>
        <w:spacing w:before="4" w:after="10"/>
      </w:pPr>
      <w:r>
        <w:t>The goal is not to operate under rigid roles, but rather to maintain an agile process and minimal risk implementation throughout the engineering phase.</w:t>
      </w:r>
    </w:p>
    <w:tbl>
      <w:tblPr>
        <w:tblW w:w="0" w:type="auto"/>
        <w:jc w:val="center"/>
        <w:tblLayout w:type="fixed"/>
        <w:tblLook w:val="04A0" w:firstRow="1" w:lastRow="0" w:firstColumn="1" w:lastColumn="0" w:noHBand="0" w:noVBand="1"/>
      </w:tblPr>
      <w:tblGrid>
        <w:gridCol w:w="2448"/>
        <w:gridCol w:w="2664"/>
        <w:gridCol w:w="4248"/>
      </w:tblGrid>
      <w:tr w:rsidR="00E77AE5" w14:paraId="31CCE62C" w14:textId="77777777">
        <w:trPr>
          <w:jc w:val="center"/>
        </w:trPr>
        <w:tc>
          <w:tcPr>
            <w:tcW w:w="244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29" w14:textId="77777777" w:rsidR="00344BA4" w:rsidRDefault="00000000">
            <w:pPr>
              <w:spacing w:after="0"/>
            </w:pPr>
            <w:r>
              <w:rPr>
                <w:b/>
                <w:color w:val="FFC200"/>
                <w:sz w:val="16"/>
              </w:rPr>
              <w:t>ROLE</w:t>
            </w:r>
          </w:p>
        </w:tc>
        <w:tc>
          <w:tcPr>
            <w:tcW w:w="2664"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2A" w14:textId="77777777" w:rsidR="00344BA4" w:rsidRDefault="00000000">
            <w:pPr>
              <w:spacing w:after="0"/>
            </w:pPr>
            <w:r>
              <w:rPr>
                <w:b/>
                <w:color w:val="FFC200"/>
                <w:sz w:val="16"/>
              </w:rPr>
              <w:t>INDIVIDUAL / PARTY</w:t>
            </w:r>
          </w:p>
        </w:tc>
        <w:tc>
          <w:tcPr>
            <w:tcW w:w="424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2B" w14:textId="77777777" w:rsidR="00344BA4" w:rsidRDefault="00000000">
            <w:pPr>
              <w:spacing w:after="0"/>
            </w:pPr>
            <w:r>
              <w:rPr>
                <w:b/>
                <w:color w:val="FFC200"/>
                <w:sz w:val="16"/>
              </w:rPr>
              <w:t>RESPONSIBILITIES</w:t>
            </w:r>
          </w:p>
        </w:tc>
      </w:tr>
      <w:tr w:rsidR="00E77AE5" w14:paraId="31CCE630"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31CCE62D" w14:textId="77777777" w:rsidR="00344BA4" w:rsidRDefault="00000000">
            <w:pPr>
              <w:spacing w:after="0"/>
            </w:pPr>
            <w:r>
              <w:rPr>
                <w:sz w:val="19"/>
              </w:rPr>
              <w:t>Engagement Lead</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62E" w14:textId="77777777" w:rsidR="00344BA4" w:rsidRDefault="00000000">
            <w:pPr>
              <w:spacing w:after="0"/>
            </w:pPr>
            <w:del w:id="92" w:author="Litera Compare" w:date="2026-05-15T17:42:00Z">
              <w:r>
                <w:rPr>
                  <w:sz w:val="19"/>
                </w:rPr>
                <w:delText>MaiaEdge</w:delText>
              </w:r>
            </w:del>
            <w:ins w:id="93" w:author="Litera Compare" w:date="2026-05-15T17:42:00Z">
              <w:r>
                <w:rPr>
                  <w:sz w:val="19"/>
                </w:rPr>
                <w:t>CONTRACTOR</w:t>
              </w:r>
            </w:ins>
            <w:r>
              <w:rPr>
                <w:sz w:val="19"/>
              </w:rPr>
              <w:t xml:space="preserve"> — Senior Network Architect</w:t>
            </w:r>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31CCE62F" w14:textId="77777777" w:rsidR="00344BA4" w:rsidRDefault="00000000">
            <w:pPr>
              <w:spacing w:after="0"/>
            </w:pPr>
            <w:r>
              <w:rPr>
                <w:sz w:val="19"/>
              </w:rPr>
              <w:t xml:space="preserve">Overall accountability, commercial alignment, escalation point, </w:t>
            </w:r>
            <w:del w:id="94" w:author="Litera Compare" w:date="2026-05-15T17:42:00Z">
              <w:r>
                <w:rPr>
                  <w:sz w:val="19"/>
                </w:rPr>
                <w:delText>Nexus</w:delText>
              </w:r>
            </w:del>
            <w:ins w:id="95" w:author="Litera Compare" w:date="2026-05-15T17:42:00Z">
              <w:r>
                <w:rPr>
                  <w:sz w:val="19"/>
                </w:rPr>
                <w:t>OWNER</w:t>
              </w:r>
            </w:ins>
            <w:r>
              <w:rPr>
                <w:sz w:val="19"/>
              </w:rPr>
              <w:t xml:space="preserve"> executive relationship</w:t>
            </w:r>
          </w:p>
        </w:tc>
      </w:tr>
      <w:tr w:rsidR="00E77AE5" w14:paraId="31CCE634"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31" w14:textId="77777777" w:rsidR="00344BA4" w:rsidRDefault="00000000">
            <w:pPr>
              <w:spacing w:after="0"/>
            </w:pPr>
            <w:r>
              <w:rPr>
                <w:sz w:val="19"/>
              </w:rPr>
              <w:t>Engineering Lead</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32" w14:textId="77777777" w:rsidR="00344BA4" w:rsidRDefault="00000000">
            <w:pPr>
              <w:spacing w:after="0"/>
            </w:pPr>
            <w:del w:id="96" w:author="Litera Compare" w:date="2026-05-15T17:42:00Z">
              <w:r>
                <w:rPr>
                  <w:sz w:val="19"/>
                </w:rPr>
                <w:delText>MaiaEdge</w:delText>
              </w:r>
            </w:del>
            <w:ins w:id="97" w:author="Litera Compare" w:date="2026-05-15T17:42:00Z">
              <w:r>
                <w:rPr>
                  <w:sz w:val="19"/>
                </w:rPr>
                <w:t>CONTRACTOR</w:t>
              </w:r>
            </w:ins>
            <w:r>
              <w:rPr>
                <w:sz w:val="19"/>
              </w:rPr>
              <w:t xml:space="preserve"> — Senior Network Architect</w:t>
            </w:r>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33" w14:textId="77777777" w:rsidR="00344BA4" w:rsidRDefault="00000000">
            <w:pPr>
              <w:spacing w:after="0"/>
            </w:pPr>
            <w:r>
              <w:rPr>
                <w:sz w:val="19"/>
              </w:rPr>
              <w:t>Technical design ownership, LLD delivery, peer review coordination</w:t>
            </w:r>
          </w:p>
        </w:tc>
      </w:tr>
      <w:tr w:rsidR="00E77AE5" w14:paraId="31CCE638"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31CCE635" w14:textId="77777777" w:rsidR="00344BA4" w:rsidRDefault="00000000">
            <w:pPr>
              <w:spacing w:after="0"/>
            </w:pPr>
            <w:r>
              <w:rPr>
                <w:sz w:val="19"/>
              </w:rPr>
              <w:t>PBC Integration Specialist</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636" w14:textId="77777777" w:rsidR="00344BA4" w:rsidRDefault="00000000">
            <w:pPr>
              <w:spacing w:after="0"/>
            </w:pPr>
            <w:del w:id="98" w:author="Litera Compare" w:date="2026-05-15T17:42:00Z">
              <w:r>
                <w:rPr>
                  <w:sz w:val="19"/>
                </w:rPr>
                <w:delText>MaiaEdge</w:delText>
              </w:r>
            </w:del>
            <w:ins w:id="99" w:author="Litera Compare" w:date="2026-05-15T17:42:00Z">
              <w:r>
                <w:rPr>
                  <w:sz w:val="19"/>
                </w:rPr>
                <w:t>CONTRACTOR</w:t>
              </w:r>
            </w:ins>
            <w:r>
              <w:rPr>
                <w:sz w:val="19"/>
              </w:rPr>
              <w:t xml:space="preserve"> — Hardware Engineering</w:t>
            </w:r>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31CCE637" w14:textId="77777777" w:rsidR="00344BA4" w:rsidRDefault="00000000">
            <w:pPr>
              <w:spacing w:after="0"/>
            </w:pPr>
            <w:r>
              <w:rPr>
                <w:sz w:val="19"/>
              </w:rPr>
              <w:t>PBC deployment specs, hardware design, integration with switching fabric</w:t>
            </w:r>
          </w:p>
        </w:tc>
      </w:tr>
      <w:tr w:rsidR="00E77AE5" w14:paraId="31CCE63C"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39" w14:textId="77777777" w:rsidR="00344BA4" w:rsidRDefault="00000000">
            <w:pPr>
              <w:spacing w:after="0"/>
            </w:pPr>
            <w:r>
              <w:rPr>
                <w:sz w:val="19"/>
              </w:rPr>
              <w:t>Fiber Design Lead</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3A" w14:textId="77777777" w:rsidR="00344BA4" w:rsidRDefault="00000000">
            <w:pPr>
              <w:spacing w:after="0"/>
            </w:pPr>
            <w:del w:id="100" w:author="Litera Compare" w:date="2026-05-15T17:42:00Z">
              <w:r>
                <w:rPr>
                  <w:sz w:val="19"/>
                </w:rPr>
                <w:delText>MaiaEdge</w:delText>
              </w:r>
            </w:del>
            <w:ins w:id="101" w:author="Litera Compare" w:date="2026-05-15T17:42:00Z">
              <w:r>
                <w:rPr>
                  <w:sz w:val="19"/>
                </w:rPr>
                <w:t>CONTRACTOR</w:t>
              </w:r>
            </w:ins>
            <w:r>
              <w:rPr>
                <w:sz w:val="19"/>
              </w:rPr>
              <w:t xml:space="preserve"> / Third-Party PE</w:t>
            </w:r>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3B" w14:textId="77777777" w:rsidR="00344BA4" w:rsidRDefault="00000000">
            <w:pPr>
              <w:spacing w:after="0"/>
            </w:pPr>
            <w:r>
              <w:rPr>
                <w:sz w:val="19"/>
              </w:rPr>
              <w:t>Dark fiber design, path diversity, interbuilding mesh, ODF cross-connect model</w:t>
            </w:r>
          </w:p>
        </w:tc>
      </w:tr>
      <w:tr w:rsidR="00E77AE5" w14:paraId="31CCE640"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31CCE63D" w14:textId="77777777" w:rsidR="00344BA4" w:rsidRDefault="00000000">
            <w:pPr>
              <w:spacing w:after="0"/>
            </w:pPr>
            <w:r>
              <w:rPr>
                <w:sz w:val="19"/>
              </w:rPr>
              <w:t>Project Coordinator</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63E" w14:textId="77777777" w:rsidR="00344BA4" w:rsidRDefault="00000000">
            <w:pPr>
              <w:spacing w:after="0"/>
            </w:pPr>
            <w:del w:id="102" w:author="Litera Compare" w:date="2026-05-15T17:42:00Z">
              <w:r>
                <w:rPr>
                  <w:sz w:val="19"/>
                </w:rPr>
                <w:delText>MaiaEdge</w:delText>
              </w:r>
            </w:del>
            <w:ins w:id="103" w:author="Litera Compare" w:date="2026-05-15T17:42:00Z">
              <w:r>
                <w:rPr>
                  <w:sz w:val="19"/>
                </w:rPr>
                <w:t>CONTRACTOR</w:t>
              </w:r>
            </w:ins>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31CCE63F" w14:textId="77777777" w:rsidR="00344BA4" w:rsidRDefault="00000000">
            <w:pPr>
              <w:spacing w:after="0"/>
            </w:pPr>
            <w:r>
              <w:rPr>
                <w:sz w:val="19"/>
              </w:rPr>
              <w:t>Schedule tracking, milestone management, interface meeting coordination, document control</w:t>
            </w:r>
          </w:p>
        </w:tc>
      </w:tr>
      <w:tr w:rsidR="00E77AE5" w14:paraId="31CCE644"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41" w14:textId="77777777" w:rsidR="00344BA4" w:rsidRDefault="00000000">
            <w:pPr>
              <w:spacing w:after="0"/>
            </w:pPr>
            <w:del w:id="104" w:author="Litera Compare" w:date="2026-05-15T17:42:00Z">
              <w:r>
                <w:rPr>
                  <w:sz w:val="19"/>
                </w:rPr>
                <w:delText>Nexus</w:delText>
              </w:r>
            </w:del>
            <w:ins w:id="105" w:author="Litera Compare" w:date="2026-05-15T17:42:00Z">
              <w:r>
                <w:rPr>
                  <w:sz w:val="19"/>
                </w:rPr>
                <w:t>OWNER</w:t>
              </w:r>
            </w:ins>
            <w:r>
              <w:rPr>
                <w:sz w:val="19"/>
              </w:rPr>
              <w:t xml:space="preserve"> Technical POC</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42" w14:textId="77777777" w:rsidR="00344BA4" w:rsidRDefault="00000000">
            <w:pPr>
              <w:spacing w:after="0"/>
            </w:pPr>
            <w:del w:id="106" w:author="Litera Compare" w:date="2026-05-15T17:42:00Z">
              <w:r>
                <w:rPr>
                  <w:sz w:val="19"/>
                </w:rPr>
                <w:delText>Nexus Data Centers</w:delText>
              </w:r>
            </w:del>
            <w:ins w:id="107" w:author="Litera Compare" w:date="2026-05-15T17:42:00Z">
              <w:r>
                <w:rPr>
                  <w:sz w:val="19"/>
                </w:rPr>
                <w:t>OWNER</w:t>
              </w:r>
            </w:ins>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43" w14:textId="77777777" w:rsidR="00344BA4" w:rsidRDefault="00000000">
            <w:pPr>
              <w:spacing w:after="0"/>
            </w:pPr>
            <w:r>
              <w:rPr>
                <w:sz w:val="19"/>
              </w:rPr>
              <w:t xml:space="preserve">Provide site requirements, review deliverables, approve design assumptions, interface with fiber </w:t>
            </w:r>
            <w:r>
              <w:rPr>
                <w:sz w:val="19"/>
              </w:rPr>
              <w:lastRenderedPageBreak/>
              <w:t>provider</w:t>
            </w:r>
          </w:p>
        </w:tc>
      </w:tr>
      <w:tr w:rsidR="00E77AE5" w14:paraId="31CCE648"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31CCE645" w14:textId="77777777" w:rsidR="00344BA4" w:rsidRDefault="00000000">
            <w:pPr>
              <w:spacing w:after="0"/>
            </w:pPr>
            <w:r>
              <w:rPr>
                <w:sz w:val="19"/>
              </w:rPr>
              <w:lastRenderedPageBreak/>
              <w:t>Dark Fiber Provider</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1CCE646" w14:textId="77777777" w:rsidR="00344BA4" w:rsidRDefault="00000000">
            <w:pPr>
              <w:spacing w:after="0"/>
            </w:pPr>
            <w:r>
              <w:rPr>
                <w:sz w:val="19"/>
              </w:rPr>
              <w:t>TBD</w:t>
            </w:r>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31CCE647" w14:textId="77777777" w:rsidR="00344BA4" w:rsidRDefault="00000000">
            <w:pPr>
              <w:spacing w:after="0"/>
            </w:pPr>
            <w:r>
              <w:rPr>
                <w:sz w:val="19"/>
              </w:rPr>
              <w:t>Off-site fiber routing, on-site delivery, handoff point coordination</w:t>
            </w:r>
          </w:p>
        </w:tc>
      </w:tr>
      <w:tr w:rsidR="00E77AE5" w14:paraId="31CCE64C"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49" w14:textId="77777777" w:rsidR="00344BA4" w:rsidRDefault="00000000">
            <w:pPr>
              <w:spacing w:after="0"/>
            </w:pPr>
            <w:r>
              <w:rPr>
                <w:sz w:val="19"/>
              </w:rPr>
              <w:t>Installation Partner</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4A" w14:textId="77777777" w:rsidR="00344BA4" w:rsidRDefault="00000000">
            <w:pPr>
              <w:spacing w:after="0"/>
            </w:pPr>
            <w:r>
              <w:rPr>
                <w:sz w:val="19"/>
              </w:rPr>
              <w:t>TBD</w:t>
            </w:r>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4B" w14:textId="77777777" w:rsidR="00344BA4" w:rsidRDefault="00000000">
            <w:pPr>
              <w:spacing w:after="0"/>
            </w:pPr>
            <w:r>
              <w:rPr>
                <w:sz w:val="19"/>
              </w:rPr>
              <w:t>Constructability input, duration estimates, site survey coordination</w:t>
            </w:r>
          </w:p>
        </w:tc>
      </w:tr>
    </w:tbl>
    <w:p w14:paraId="31CCE64D" w14:textId="77777777" w:rsidR="00344BA4" w:rsidRDefault="00000000">
      <w:pPr>
        <w:spacing w:before="280" w:after="40"/>
      </w:pPr>
      <w:r>
        <w:rPr>
          <w:b/>
          <w:caps/>
          <w:color w:val="FF9400"/>
          <w:spacing w:val="40"/>
          <w:sz w:val="16"/>
        </w:rPr>
        <w:t>SECTION  06</w:t>
      </w:r>
    </w:p>
    <w:p w14:paraId="31CCE64E" w14:textId="77777777" w:rsidR="00344BA4" w:rsidRDefault="00000000">
      <w:pPr>
        <w:spacing w:after="40"/>
      </w:pPr>
      <w:r>
        <w:rPr>
          <w:b/>
          <w:color w:val="000000"/>
          <w:spacing w:val="20"/>
          <w:sz w:val="30"/>
        </w:rPr>
        <w:t>INTERFACES &amp; DEPENDENCIES</w:t>
      </w:r>
    </w:p>
    <w:p w14:paraId="31CCE64F" w14:textId="77777777" w:rsidR="00344BA4" w:rsidRDefault="00344BA4">
      <w:pPr>
        <w:pBdr>
          <w:bottom w:val="single" w:sz="18" w:space="1" w:color="FFC200"/>
        </w:pBdr>
        <w:spacing w:after="120"/>
      </w:pPr>
    </w:p>
    <w:tbl>
      <w:tblPr>
        <w:tblW w:w="0" w:type="auto"/>
        <w:jc w:val="center"/>
        <w:tblLayout w:type="fixed"/>
        <w:tblLook w:val="04A0" w:firstRow="1" w:lastRow="0" w:firstColumn="1" w:lastColumn="0" w:noHBand="0" w:noVBand="1"/>
      </w:tblPr>
      <w:tblGrid>
        <w:gridCol w:w="2160"/>
        <w:gridCol w:w="4320"/>
        <w:gridCol w:w="1440"/>
        <w:gridCol w:w="1440"/>
      </w:tblGrid>
      <w:tr w:rsidR="00E77AE5" w14:paraId="31CCE654" w14:textId="77777777">
        <w:trPr>
          <w:jc w:val="center"/>
        </w:trPr>
        <w:tc>
          <w:tcPr>
            <w:tcW w:w="216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50" w14:textId="77777777" w:rsidR="00344BA4" w:rsidRDefault="00000000">
            <w:pPr>
              <w:spacing w:after="0"/>
            </w:pPr>
            <w:r>
              <w:rPr>
                <w:b/>
                <w:color w:val="FFC200"/>
                <w:sz w:val="16"/>
              </w:rPr>
              <w:t>INTERFACE PARTY</w:t>
            </w:r>
          </w:p>
        </w:tc>
        <w:tc>
          <w:tcPr>
            <w:tcW w:w="432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51" w14:textId="77777777" w:rsidR="00344BA4" w:rsidRDefault="00000000">
            <w:pPr>
              <w:spacing w:after="0"/>
            </w:pPr>
            <w:r>
              <w:rPr>
                <w:b/>
                <w:color w:val="FFC200"/>
                <w:sz w:val="16"/>
              </w:rPr>
              <w:t>DEPENDENCY</w:t>
            </w:r>
          </w:p>
        </w:tc>
        <w:tc>
          <w:tcPr>
            <w:tcW w:w="14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52" w14:textId="77777777" w:rsidR="00344BA4" w:rsidRDefault="00000000">
            <w:pPr>
              <w:spacing w:after="0"/>
            </w:pPr>
            <w:r>
              <w:rPr>
                <w:b/>
                <w:color w:val="FFC200"/>
                <w:sz w:val="16"/>
              </w:rPr>
              <w:t>CRITICALITY</w:t>
            </w:r>
          </w:p>
        </w:tc>
        <w:tc>
          <w:tcPr>
            <w:tcW w:w="14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53" w14:textId="77777777" w:rsidR="00344BA4" w:rsidRDefault="00000000">
            <w:pPr>
              <w:spacing w:after="0"/>
            </w:pPr>
            <w:r>
              <w:rPr>
                <w:b/>
                <w:color w:val="FFC200"/>
                <w:sz w:val="16"/>
              </w:rPr>
              <w:t>REQUIRED BY</w:t>
            </w:r>
          </w:p>
        </w:tc>
      </w:tr>
      <w:tr w:rsidR="00E77AE5" w14:paraId="31CCE659" w14:textId="77777777">
        <w:trPr>
          <w:jc w:val="center"/>
        </w:trPr>
        <w:tc>
          <w:tcPr>
            <w:tcW w:w="2160" w:type="dxa"/>
            <w:tcBorders>
              <w:top w:val="nil"/>
              <w:left w:val="nil"/>
              <w:bottom w:val="single" w:sz="4" w:space="0" w:color="E5E1DA"/>
              <w:right w:val="nil"/>
            </w:tcBorders>
            <w:tcMar>
              <w:top w:w="100" w:type="dxa"/>
              <w:left w:w="140" w:type="dxa"/>
              <w:bottom w:w="100" w:type="dxa"/>
              <w:right w:w="140" w:type="dxa"/>
            </w:tcMar>
            <w:vAlign w:val="center"/>
          </w:tcPr>
          <w:p w14:paraId="31CCE655" w14:textId="77777777" w:rsidR="00344BA4" w:rsidRDefault="00000000">
            <w:pPr>
              <w:spacing w:after="0"/>
            </w:pPr>
            <w:r>
              <w:rPr>
                <w:sz w:val="19"/>
              </w:rPr>
              <w:t>Dark Fiber Provider</w:t>
            </w:r>
          </w:p>
        </w:tc>
        <w:tc>
          <w:tcPr>
            <w:tcW w:w="4320" w:type="dxa"/>
            <w:tcBorders>
              <w:top w:val="nil"/>
              <w:left w:val="nil"/>
              <w:bottom w:val="single" w:sz="4" w:space="0" w:color="E5E1DA"/>
              <w:right w:val="nil"/>
            </w:tcBorders>
            <w:tcMar>
              <w:top w:w="100" w:type="dxa"/>
              <w:left w:w="140" w:type="dxa"/>
              <w:bottom w:w="100" w:type="dxa"/>
              <w:right w:w="140" w:type="dxa"/>
            </w:tcMar>
            <w:vAlign w:val="center"/>
          </w:tcPr>
          <w:p w14:paraId="31CCE656" w14:textId="77777777" w:rsidR="00344BA4" w:rsidRDefault="00000000">
            <w:pPr>
              <w:spacing w:after="0"/>
            </w:pPr>
            <w:r>
              <w:rPr>
                <w:sz w:val="19"/>
              </w:rPr>
              <w:t>Off-site routing plan, on-site fiber delivery schedule, handoff point confirmation</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31CCE657" w14:textId="77777777" w:rsidR="00344BA4" w:rsidRDefault="00000000">
            <w:pPr>
              <w:spacing w:after="0"/>
            </w:pPr>
            <w:r>
              <w:rPr>
                <w:sz w:val="19"/>
              </w:rPr>
              <w:t>Critical</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31CCE658" w14:textId="77777777" w:rsidR="00344BA4" w:rsidRDefault="00000000">
            <w:pPr>
              <w:spacing w:after="0"/>
            </w:pPr>
            <w:r>
              <w:rPr>
                <w:sz w:val="19"/>
              </w:rPr>
              <w:t>T+1 week</w:t>
            </w:r>
          </w:p>
        </w:tc>
      </w:tr>
      <w:tr w:rsidR="00E77AE5" w14:paraId="31CCE65E" w14:textId="77777777">
        <w:trPr>
          <w:jc w:val="center"/>
        </w:trPr>
        <w:tc>
          <w:tcPr>
            <w:tcW w:w="216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5A" w14:textId="77777777" w:rsidR="00344BA4" w:rsidRDefault="00000000">
            <w:pPr>
              <w:spacing w:after="0"/>
            </w:pPr>
            <w:r>
              <w:rPr>
                <w:sz w:val="19"/>
              </w:rPr>
              <w:t xml:space="preserve">Nexus </w:t>
            </w:r>
            <w:del w:id="108" w:author="Litera Compare" w:date="2026-05-15T17:42:00Z">
              <w:r>
                <w:rPr>
                  <w:sz w:val="19"/>
                </w:rPr>
                <w:delText>Data Centers</w:delText>
              </w:r>
            </w:del>
            <w:ins w:id="109" w:author="Litera Compare" w:date="2026-05-15T17:42:00Z">
              <w:r>
                <w:rPr>
                  <w:sz w:val="19"/>
                </w:rPr>
                <w:t>Hubbard Carrier, LLC</w:t>
              </w:r>
            </w:ins>
          </w:p>
        </w:tc>
        <w:tc>
          <w:tcPr>
            <w:tcW w:w="432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5B" w14:textId="77777777" w:rsidR="00344BA4" w:rsidRDefault="00000000">
            <w:pPr>
              <w:spacing w:after="0"/>
            </w:pPr>
            <w:r>
              <w:rPr>
                <w:sz w:val="19"/>
              </w:rPr>
              <w:t>Phase 1 building list (9 Data Halls and Carrier Hotel), MMR requirements, client-specific requirements</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5C" w14:textId="77777777" w:rsidR="00344BA4" w:rsidRDefault="00000000">
            <w:pPr>
              <w:spacing w:after="0"/>
            </w:pPr>
            <w:r>
              <w:rPr>
                <w:sz w:val="19"/>
              </w:rPr>
              <w:t>Critical</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5D" w14:textId="77777777" w:rsidR="00344BA4" w:rsidRDefault="00000000">
            <w:pPr>
              <w:spacing w:after="0"/>
            </w:pPr>
            <w:r>
              <w:rPr>
                <w:sz w:val="19"/>
              </w:rPr>
              <w:t>T+0</w:t>
            </w:r>
          </w:p>
        </w:tc>
      </w:tr>
      <w:tr w:rsidR="00E77AE5" w14:paraId="31CCE663" w14:textId="77777777">
        <w:trPr>
          <w:jc w:val="center"/>
        </w:trPr>
        <w:tc>
          <w:tcPr>
            <w:tcW w:w="2160" w:type="dxa"/>
            <w:tcBorders>
              <w:top w:val="nil"/>
              <w:left w:val="nil"/>
              <w:bottom w:val="single" w:sz="4" w:space="0" w:color="E5E1DA"/>
              <w:right w:val="nil"/>
            </w:tcBorders>
            <w:tcMar>
              <w:top w:w="100" w:type="dxa"/>
              <w:left w:w="140" w:type="dxa"/>
              <w:bottom w:w="100" w:type="dxa"/>
              <w:right w:w="140" w:type="dxa"/>
            </w:tcMar>
            <w:vAlign w:val="center"/>
          </w:tcPr>
          <w:p w14:paraId="31CCE65F" w14:textId="77777777" w:rsidR="00344BA4" w:rsidRDefault="00000000">
            <w:pPr>
              <w:spacing w:after="0"/>
            </w:pPr>
            <w:r>
              <w:rPr>
                <w:sz w:val="19"/>
              </w:rPr>
              <w:t xml:space="preserve">Carrier </w:t>
            </w:r>
            <w:ins w:id="110" w:author="Litera Compare" w:date="2026-05-15T17:42:00Z">
              <w:r>
                <w:rPr>
                  <w:sz w:val="19"/>
                </w:rPr>
                <w:t xml:space="preserve">Corporation </w:t>
              </w:r>
            </w:ins>
            <w:r>
              <w:rPr>
                <w:sz w:val="19"/>
              </w:rPr>
              <w:t>/ Third Party</w:t>
            </w:r>
          </w:p>
        </w:tc>
        <w:tc>
          <w:tcPr>
            <w:tcW w:w="4320" w:type="dxa"/>
            <w:tcBorders>
              <w:top w:val="nil"/>
              <w:left w:val="nil"/>
              <w:bottom w:val="single" w:sz="4" w:space="0" w:color="E5E1DA"/>
              <w:right w:val="nil"/>
            </w:tcBorders>
            <w:tcMar>
              <w:top w:w="100" w:type="dxa"/>
              <w:left w:w="140" w:type="dxa"/>
              <w:bottom w:w="100" w:type="dxa"/>
              <w:right w:w="140" w:type="dxa"/>
            </w:tcMar>
            <w:vAlign w:val="center"/>
          </w:tcPr>
          <w:p w14:paraId="31CCE660" w14:textId="77777777" w:rsidR="00344BA4" w:rsidRDefault="00000000">
            <w:pPr>
              <w:spacing w:after="0"/>
            </w:pPr>
            <w:r>
              <w:rPr>
                <w:sz w:val="19"/>
              </w:rPr>
              <w:t>Carrier coordination status; assumptions for design basis</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31CCE661" w14:textId="77777777" w:rsidR="00344BA4" w:rsidRDefault="00000000">
            <w:pPr>
              <w:spacing w:after="0"/>
            </w:pPr>
            <w:r>
              <w:rPr>
                <w:sz w:val="19"/>
              </w:rPr>
              <w:t>High</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31CCE662" w14:textId="77777777" w:rsidR="00344BA4" w:rsidRDefault="00000000">
            <w:pPr>
              <w:spacing w:after="0"/>
            </w:pPr>
            <w:r>
              <w:rPr>
                <w:sz w:val="19"/>
              </w:rPr>
              <w:t>T+2 weeks</w:t>
            </w:r>
          </w:p>
        </w:tc>
      </w:tr>
      <w:tr w:rsidR="00E77AE5" w14:paraId="31CCE668" w14:textId="77777777">
        <w:trPr>
          <w:jc w:val="center"/>
        </w:trPr>
        <w:tc>
          <w:tcPr>
            <w:tcW w:w="216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64" w14:textId="77777777" w:rsidR="00344BA4" w:rsidRDefault="00000000">
            <w:pPr>
              <w:spacing w:after="0"/>
            </w:pPr>
            <w:r>
              <w:rPr>
                <w:sz w:val="19"/>
              </w:rPr>
              <w:t>Installation Partner</w:t>
            </w:r>
          </w:p>
        </w:tc>
        <w:tc>
          <w:tcPr>
            <w:tcW w:w="432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65" w14:textId="77777777" w:rsidR="00344BA4" w:rsidRDefault="00000000">
            <w:pPr>
              <w:spacing w:after="0"/>
            </w:pPr>
            <w:r>
              <w:rPr>
                <w:sz w:val="19"/>
              </w:rPr>
              <w:t>Constructability input, site access assumptions, duration estimates</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66" w14:textId="77777777" w:rsidR="00344BA4" w:rsidRDefault="00000000">
            <w:pPr>
              <w:spacing w:after="0"/>
            </w:pPr>
            <w:r>
              <w:rPr>
                <w:sz w:val="19"/>
              </w:rPr>
              <w:t>Medium</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67" w14:textId="77777777" w:rsidR="00344BA4" w:rsidRDefault="00000000">
            <w:pPr>
              <w:spacing w:after="0"/>
            </w:pPr>
            <w:r>
              <w:rPr>
                <w:sz w:val="19"/>
              </w:rPr>
              <w:t>T+4 weeks</w:t>
            </w:r>
          </w:p>
        </w:tc>
      </w:tr>
    </w:tbl>
    <w:p w14:paraId="31CCE669" w14:textId="77777777" w:rsidR="00344BA4" w:rsidRDefault="00000000">
      <w:pPr>
        <w:spacing w:before="280" w:after="40"/>
      </w:pPr>
      <w:r>
        <w:rPr>
          <w:b/>
          <w:caps/>
          <w:color w:val="FF9400"/>
          <w:spacing w:val="40"/>
          <w:sz w:val="16"/>
        </w:rPr>
        <w:t>SECTION  07</w:t>
      </w:r>
    </w:p>
    <w:p w14:paraId="31CCE66A" w14:textId="77777777" w:rsidR="00344BA4" w:rsidRDefault="00000000">
      <w:pPr>
        <w:spacing w:after="40"/>
      </w:pPr>
      <w:r>
        <w:rPr>
          <w:b/>
          <w:color w:val="000000"/>
          <w:spacing w:val="20"/>
          <w:sz w:val="30"/>
        </w:rPr>
        <w:t>DESIGN BASIS &amp; ASSUMPTIONS</w:t>
      </w:r>
    </w:p>
    <w:p w14:paraId="31CCE66B" w14:textId="77777777" w:rsidR="00344BA4" w:rsidRDefault="00344BA4">
      <w:pPr>
        <w:pBdr>
          <w:bottom w:val="single" w:sz="18" w:space="1" w:color="FFC200"/>
        </w:pBdr>
        <w:spacing w:after="120"/>
      </w:pPr>
    </w:p>
    <w:p w14:paraId="31CCE66C" w14:textId="77777777" w:rsidR="00344BA4" w:rsidRDefault="00000000">
      <w:pPr>
        <w:spacing w:before="20" w:after="40"/>
        <w:ind w:left="720" w:hanging="360"/>
      </w:pPr>
      <w:r>
        <w:rPr>
          <w:b/>
          <w:color w:val="FFC200"/>
        </w:rPr>
        <w:t xml:space="preserve">•  </w:t>
      </w:r>
      <w:r>
        <w:t>Standardized, non-bespoke architecture applied uniformly across all 9 Phase 1 Data Halls and the Carrier Hotel</w:t>
      </w:r>
    </w:p>
    <w:p w14:paraId="31CCE66D" w14:textId="77777777" w:rsidR="00344BA4" w:rsidRDefault="00000000">
      <w:pPr>
        <w:spacing w:before="20" w:after="40"/>
        <w:ind w:left="720" w:hanging="360"/>
      </w:pPr>
      <w:r>
        <w:rPr>
          <w:b/>
          <w:color w:val="FFC200"/>
        </w:rPr>
        <w:t xml:space="preserve">•  </w:t>
      </w:r>
      <w:r>
        <w:t>Dual-path (A/B) dark fiber design for high availability at all building entry points</w:t>
      </w:r>
    </w:p>
    <w:p w14:paraId="31CCE66E" w14:textId="77777777" w:rsidR="00344BA4" w:rsidRDefault="00000000">
      <w:pPr>
        <w:spacing w:before="20" w:after="40"/>
        <w:ind w:left="720" w:hanging="360"/>
      </w:pPr>
      <w:r>
        <w:rPr>
          <w:b/>
          <w:color w:val="FFC200"/>
        </w:rPr>
        <w:t xml:space="preserve">•  </w:t>
      </w:r>
      <w:r>
        <w:t>Symmetric PBC architecture deployed consistently across MMR cages and all buildings</w:t>
      </w:r>
    </w:p>
    <w:p w14:paraId="31CCE66F" w14:textId="77777777" w:rsidR="00344BA4" w:rsidRDefault="00000000">
      <w:pPr>
        <w:spacing w:before="20" w:after="40"/>
        <w:ind w:left="720" w:hanging="360"/>
      </w:pPr>
      <w:r>
        <w:rPr>
          <w:b/>
          <w:color w:val="FFC200"/>
        </w:rPr>
        <w:t xml:space="preserve">•  </w:t>
      </w:r>
      <w:r>
        <w:t>Partial or full mesh interbuilding connectivity — final topology selected based on cost / scale analysis</w:t>
      </w:r>
    </w:p>
    <w:p w14:paraId="31CCE670" w14:textId="77777777" w:rsidR="00344BA4" w:rsidRDefault="00000000">
      <w:pPr>
        <w:spacing w:before="20" w:after="40"/>
        <w:ind w:left="720" w:hanging="360"/>
      </w:pPr>
      <w:r>
        <w:rPr>
          <w:b/>
          <w:color w:val="FFC200"/>
        </w:rPr>
        <w:t xml:space="preserve">•  </w:t>
      </w:r>
      <w:r>
        <w:t xml:space="preserve">Carrier coordination is managed by an existing third party; inputs will be provided </w:t>
      </w:r>
      <w:proofErr w:type="gramStart"/>
      <w:r>
        <w:t>as-available</w:t>
      </w:r>
      <w:proofErr w:type="gramEnd"/>
    </w:p>
    <w:p w14:paraId="31CCE671" w14:textId="77777777" w:rsidR="00344BA4" w:rsidRDefault="00000000">
      <w:pPr>
        <w:spacing w:before="20" w:after="40"/>
        <w:ind w:left="720" w:hanging="360"/>
      </w:pPr>
      <w:r>
        <w:rPr>
          <w:b/>
          <w:color w:val="FFC200"/>
        </w:rPr>
        <w:t xml:space="preserve">•  </w:t>
      </w:r>
      <w:r>
        <w:t xml:space="preserve">Client-specific requirements (if any) are assumed </w:t>
      </w:r>
      <w:proofErr w:type="gramStart"/>
      <w:r>
        <w:t>at</w:t>
      </w:r>
      <w:proofErr w:type="gramEnd"/>
      <w:r>
        <w:t xml:space="preserve"> high level and may evolve during engagement</w:t>
      </w:r>
    </w:p>
    <w:p w14:paraId="31CCE672" w14:textId="77777777" w:rsidR="00344BA4" w:rsidRDefault="00000000">
      <w:pPr>
        <w:spacing w:before="20" w:after="40"/>
        <w:ind w:left="720" w:hanging="360"/>
      </w:pPr>
      <w:r>
        <w:rPr>
          <w:b/>
          <w:color w:val="FFC200"/>
        </w:rPr>
        <w:t xml:space="preserve">•  </w:t>
      </w:r>
      <w:r>
        <w:t xml:space="preserve">All design outputs are vendor-neutral unless otherwise specified by </w:t>
      </w:r>
      <w:del w:id="111" w:author="Litera Compare" w:date="2026-05-15T17:42:00Z">
        <w:r>
          <w:delText>Nexus</w:delText>
        </w:r>
      </w:del>
      <w:ins w:id="112" w:author="Litera Compare" w:date="2026-05-15T17:42:00Z">
        <w:r>
          <w:t>OWNER</w:t>
        </w:r>
      </w:ins>
    </w:p>
    <w:p w14:paraId="31CCE673" w14:textId="77777777" w:rsidR="00344BA4" w:rsidRDefault="00000000">
      <w:pPr>
        <w:spacing w:before="20" w:after="40"/>
        <w:ind w:left="720" w:hanging="360"/>
      </w:pPr>
      <w:r>
        <w:rPr>
          <w:b/>
          <w:color w:val="FFC200"/>
        </w:rPr>
        <w:t xml:space="preserve">•  </w:t>
      </w:r>
      <w:r>
        <w:t xml:space="preserve">Phase 1 buildings and MMR location are assumed to be within the Hubbard, TX </w:t>
      </w:r>
      <w:del w:id="113" w:author="Litera Compare" w:date="2026-05-15T17:42:00Z">
        <w:r>
          <w:delText>Nexus</w:delText>
        </w:r>
      </w:del>
      <w:ins w:id="114" w:author="Litera Compare" w:date="2026-05-15T17:42:00Z">
        <w:r>
          <w:t>at OWNER’s</w:t>
        </w:r>
      </w:ins>
      <w:r>
        <w:t xml:space="preserve"> campus</w:t>
      </w:r>
    </w:p>
    <w:p w14:paraId="31CCE674" w14:textId="77777777" w:rsidR="00344BA4" w:rsidRDefault="00000000">
      <w:pPr>
        <w:spacing w:before="280" w:after="40"/>
      </w:pPr>
      <w:r>
        <w:rPr>
          <w:b/>
          <w:caps/>
          <w:color w:val="FF9400"/>
          <w:spacing w:val="40"/>
          <w:sz w:val="16"/>
        </w:rPr>
        <w:t>SECTION  08</w:t>
      </w:r>
    </w:p>
    <w:p w14:paraId="31CCE675" w14:textId="77777777" w:rsidR="00344BA4" w:rsidRDefault="00000000">
      <w:pPr>
        <w:spacing w:after="40"/>
      </w:pPr>
      <w:r>
        <w:rPr>
          <w:b/>
          <w:color w:val="000000"/>
          <w:spacing w:val="20"/>
          <w:sz w:val="30"/>
        </w:rPr>
        <w:t>TECHNICAL INPUTS REQUIRED AT T+0</w:t>
      </w:r>
    </w:p>
    <w:p w14:paraId="31CCE676" w14:textId="77777777" w:rsidR="00344BA4" w:rsidRDefault="00344BA4">
      <w:pPr>
        <w:pBdr>
          <w:bottom w:val="single" w:sz="18" w:space="1" w:color="FFC200"/>
        </w:pBdr>
        <w:spacing w:after="120"/>
      </w:pPr>
    </w:p>
    <w:p w14:paraId="31CCE677" w14:textId="77777777" w:rsidR="00344BA4" w:rsidRDefault="00000000">
      <w:pPr>
        <w:spacing w:after="8"/>
      </w:pPr>
      <w:r>
        <w:t xml:space="preserve">The following inputs are required from </w:t>
      </w:r>
      <w:del w:id="115" w:author="Litera Compare" w:date="2026-05-15T17:42:00Z">
        <w:r>
          <w:delText>Nexus Data Centers</w:delText>
        </w:r>
      </w:del>
      <w:ins w:id="116" w:author="Litera Compare" w:date="2026-05-15T17:42:00Z">
        <w:r>
          <w:t>OWNER</w:t>
        </w:r>
      </w:ins>
      <w:r>
        <w:t xml:space="preserve"> and associated parties </w:t>
      </w:r>
      <w:del w:id="117" w:author="Litera Compare" w:date="2026-05-15T17:42:00Z">
        <w:r>
          <w:delText>at or before engagement commencement to avoid schedule impact</w:delText>
        </w:r>
      </w:del>
      <w:ins w:id="118" w:author="Litera Compare" w:date="2026-05-15T17:42:00Z">
        <w:r>
          <w:t>within the timeframe set forth in the table below</w:t>
        </w:r>
      </w:ins>
      <w:r>
        <w:t>:</w:t>
      </w:r>
    </w:p>
    <w:tbl>
      <w:tblPr>
        <w:tblW w:w="0" w:type="auto"/>
        <w:jc w:val="center"/>
        <w:tblLayout w:type="fixed"/>
        <w:tblLook w:val="04A0" w:firstRow="1" w:lastRow="0" w:firstColumn="1" w:lastColumn="0" w:noHBand="0" w:noVBand="1"/>
      </w:tblPr>
      <w:tblGrid>
        <w:gridCol w:w="5040"/>
        <w:gridCol w:w="2448"/>
        <w:gridCol w:w="1872"/>
      </w:tblGrid>
      <w:tr w:rsidR="00E77AE5" w14:paraId="31CCE67B" w14:textId="77777777">
        <w:trPr>
          <w:jc w:val="center"/>
        </w:trPr>
        <w:tc>
          <w:tcPr>
            <w:tcW w:w="50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78" w14:textId="77777777" w:rsidR="00344BA4" w:rsidRDefault="00000000">
            <w:pPr>
              <w:spacing w:after="0"/>
            </w:pPr>
            <w:r>
              <w:rPr>
                <w:b/>
                <w:color w:val="FFC200"/>
                <w:sz w:val="16"/>
              </w:rPr>
              <w:t>INPUT</w:t>
            </w:r>
          </w:p>
        </w:tc>
        <w:tc>
          <w:tcPr>
            <w:tcW w:w="244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79" w14:textId="77777777" w:rsidR="00344BA4" w:rsidRDefault="00000000">
            <w:pPr>
              <w:spacing w:after="0"/>
            </w:pPr>
            <w:r>
              <w:rPr>
                <w:b/>
                <w:color w:val="FFC200"/>
                <w:sz w:val="16"/>
              </w:rPr>
              <w:t>OWNER</w:t>
            </w:r>
          </w:p>
        </w:tc>
        <w:tc>
          <w:tcPr>
            <w:tcW w:w="1872"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CCE67A" w14:textId="77777777" w:rsidR="00344BA4" w:rsidRDefault="00000000">
            <w:pPr>
              <w:spacing w:after="0"/>
            </w:pPr>
            <w:r>
              <w:rPr>
                <w:b/>
                <w:color w:val="FFC200"/>
                <w:sz w:val="16"/>
              </w:rPr>
              <w:t>REQUIRED BY</w:t>
            </w:r>
          </w:p>
        </w:tc>
      </w:tr>
      <w:tr w:rsidR="00E77AE5" w14:paraId="31CCE67F"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31CCE67C" w14:textId="77777777" w:rsidR="00344BA4" w:rsidRDefault="00000000">
            <w:pPr>
              <w:spacing w:after="0"/>
            </w:pPr>
            <w:r>
              <w:rPr>
                <w:sz w:val="19"/>
              </w:rPr>
              <w:t>Confirmed list of 9 Phase 1 Data Halls and Carrier Hotel (addresses / building IDs)</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31CCE67D" w14:textId="77777777" w:rsidR="00344BA4" w:rsidRDefault="00000000">
            <w:pPr>
              <w:spacing w:after="0"/>
            </w:pPr>
            <w:r>
              <w:rPr>
                <w:sz w:val="19"/>
              </w:rPr>
              <w:t>Nexus</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31CCE67E" w14:textId="77777777" w:rsidR="00344BA4" w:rsidRDefault="00000000">
            <w:pPr>
              <w:spacing w:after="0"/>
            </w:pPr>
            <w:r>
              <w:rPr>
                <w:sz w:val="19"/>
              </w:rPr>
              <w:t>T+0</w:t>
            </w:r>
          </w:p>
        </w:tc>
      </w:tr>
      <w:tr w:rsidR="00E77AE5" w14:paraId="31CCE683" w14:textId="77777777">
        <w:trPr>
          <w:jc w:val="center"/>
        </w:trPr>
        <w:tc>
          <w:tcPr>
            <w:tcW w:w="50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80" w14:textId="77777777" w:rsidR="00344BA4" w:rsidRDefault="00000000">
            <w:pPr>
              <w:spacing w:after="0"/>
            </w:pPr>
            <w:r>
              <w:rPr>
                <w:sz w:val="19"/>
              </w:rPr>
              <w:t>MMR location, dimensions, and power / cooling constraints</w:t>
            </w:r>
          </w:p>
        </w:tc>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81" w14:textId="77777777" w:rsidR="00344BA4" w:rsidRDefault="00000000">
            <w:pPr>
              <w:spacing w:after="0"/>
            </w:pPr>
            <w:r>
              <w:rPr>
                <w:sz w:val="19"/>
              </w:rPr>
              <w:t>Nexus</w:t>
            </w:r>
          </w:p>
        </w:tc>
        <w:tc>
          <w:tcPr>
            <w:tcW w:w="187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82" w14:textId="77777777" w:rsidR="00344BA4" w:rsidRDefault="00000000">
            <w:pPr>
              <w:spacing w:after="0"/>
            </w:pPr>
            <w:r>
              <w:rPr>
                <w:sz w:val="19"/>
              </w:rPr>
              <w:t>T+0</w:t>
            </w:r>
          </w:p>
        </w:tc>
      </w:tr>
      <w:tr w:rsidR="00E77AE5" w14:paraId="31CCE687"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31CCE684" w14:textId="77777777" w:rsidR="00344BA4" w:rsidRDefault="00000000">
            <w:pPr>
              <w:spacing w:after="0"/>
            </w:pPr>
            <w:r>
              <w:rPr>
                <w:sz w:val="19"/>
              </w:rPr>
              <w:t>Dark fiber routes and proposed handoff points</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31CCE685" w14:textId="77777777" w:rsidR="00344BA4" w:rsidRDefault="00000000">
            <w:pPr>
              <w:spacing w:after="0"/>
            </w:pPr>
            <w:r>
              <w:rPr>
                <w:sz w:val="19"/>
              </w:rPr>
              <w:t>Fiber Provider</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31CCE686" w14:textId="77777777" w:rsidR="00344BA4" w:rsidRDefault="00000000">
            <w:pPr>
              <w:spacing w:after="0"/>
            </w:pPr>
            <w:r>
              <w:rPr>
                <w:sz w:val="19"/>
              </w:rPr>
              <w:t>T+1 week</w:t>
            </w:r>
          </w:p>
        </w:tc>
      </w:tr>
      <w:tr w:rsidR="00E77AE5" w14:paraId="31CCE68B" w14:textId="77777777">
        <w:trPr>
          <w:jc w:val="center"/>
        </w:trPr>
        <w:tc>
          <w:tcPr>
            <w:tcW w:w="50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88" w14:textId="77777777" w:rsidR="00344BA4" w:rsidRDefault="00000000">
            <w:pPr>
              <w:spacing w:after="0"/>
            </w:pPr>
            <w:r>
              <w:rPr>
                <w:sz w:val="19"/>
              </w:rPr>
              <w:t>Carrier coordination status and point of contact</w:t>
            </w:r>
          </w:p>
        </w:tc>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89" w14:textId="77777777" w:rsidR="00344BA4" w:rsidRDefault="00000000">
            <w:pPr>
              <w:spacing w:after="0"/>
            </w:pPr>
            <w:r>
              <w:rPr>
                <w:sz w:val="19"/>
              </w:rPr>
              <w:t>Nexus / Third Party</w:t>
            </w:r>
          </w:p>
        </w:tc>
        <w:tc>
          <w:tcPr>
            <w:tcW w:w="187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8A" w14:textId="77777777" w:rsidR="00344BA4" w:rsidRDefault="00000000">
            <w:pPr>
              <w:spacing w:after="0"/>
            </w:pPr>
            <w:r>
              <w:rPr>
                <w:sz w:val="19"/>
              </w:rPr>
              <w:t>T+1 week</w:t>
            </w:r>
          </w:p>
        </w:tc>
      </w:tr>
      <w:tr w:rsidR="00E77AE5" w14:paraId="31CCE68F"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31CCE68C" w14:textId="77777777" w:rsidR="00344BA4" w:rsidRDefault="00000000">
            <w:pPr>
              <w:spacing w:after="0"/>
            </w:pPr>
            <w:r>
              <w:rPr>
                <w:sz w:val="19"/>
              </w:rPr>
              <w:t xml:space="preserve">Any </w:t>
            </w:r>
            <w:del w:id="119" w:author="Litera Compare" w:date="2026-05-15T17:42:00Z">
              <w:r>
                <w:rPr>
                  <w:sz w:val="19"/>
                </w:rPr>
                <w:delText>Nexus</w:delText>
              </w:r>
            </w:del>
            <w:ins w:id="120" w:author="Litera Compare" w:date="2026-05-15T17:42:00Z">
              <w:r>
                <w:rPr>
                  <w:sz w:val="19"/>
                </w:rPr>
                <w:t>OWNER</w:t>
              </w:r>
            </w:ins>
            <w:r>
              <w:rPr>
                <w:sz w:val="19"/>
              </w:rPr>
              <w:t xml:space="preserve"> client-specific connectivity requirements</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31CCE68D" w14:textId="77777777" w:rsidR="00344BA4" w:rsidRDefault="00000000">
            <w:pPr>
              <w:spacing w:after="0"/>
            </w:pPr>
            <w:r>
              <w:rPr>
                <w:sz w:val="19"/>
              </w:rPr>
              <w:t>Nexus</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31CCE68E" w14:textId="77777777" w:rsidR="00344BA4" w:rsidRDefault="00000000">
            <w:pPr>
              <w:spacing w:after="0"/>
            </w:pPr>
            <w:r>
              <w:rPr>
                <w:sz w:val="19"/>
              </w:rPr>
              <w:t>T+2 weeks</w:t>
            </w:r>
          </w:p>
        </w:tc>
      </w:tr>
      <w:tr w:rsidR="00E77AE5" w14:paraId="31CCE693" w14:textId="77777777">
        <w:trPr>
          <w:jc w:val="center"/>
        </w:trPr>
        <w:tc>
          <w:tcPr>
            <w:tcW w:w="50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90" w14:textId="77777777" w:rsidR="00344BA4" w:rsidRDefault="00000000">
            <w:pPr>
              <w:spacing w:after="0"/>
            </w:pPr>
            <w:r>
              <w:rPr>
                <w:sz w:val="19"/>
              </w:rPr>
              <w:t xml:space="preserve">Installation </w:t>
            </w:r>
            <w:proofErr w:type="gramStart"/>
            <w:r>
              <w:rPr>
                <w:sz w:val="19"/>
              </w:rPr>
              <w:t>contractor</w:t>
            </w:r>
            <w:proofErr w:type="gramEnd"/>
            <w:r>
              <w:rPr>
                <w:sz w:val="19"/>
              </w:rPr>
              <w:t xml:space="preserve"> point of contact</w:t>
            </w:r>
          </w:p>
        </w:tc>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91" w14:textId="77777777" w:rsidR="00344BA4" w:rsidRDefault="00000000">
            <w:pPr>
              <w:spacing w:after="0"/>
            </w:pPr>
            <w:r>
              <w:rPr>
                <w:sz w:val="19"/>
              </w:rPr>
              <w:t>Nexus</w:t>
            </w:r>
          </w:p>
        </w:tc>
        <w:tc>
          <w:tcPr>
            <w:tcW w:w="187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1CCE692" w14:textId="77777777" w:rsidR="00344BA4" w:rsidRDefault="00000000">
            <w:pPr>
              <w:spacing w:after="0"/>
            </w:pPr>
            <w:r>
              <w:rPr>
                <w:sz w:val="19"/>
              </w:rPr>
              <w:t>T+3 weeks</w:t>
            </w:r>
          </w:p>
        </w:tc>
      </w:tr>
      <w:tr w:rsidR="00E77AE5" w14:paraId="31CCE697"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31CCE694" w14:textId="77777777" w:rsidR="00344BA4" w:rsidRDefault="00000000">
            <w:pPr>
              <w:spacing w:after="0"/>
            </w:pPr>
            <w:r>
              <w:rPr>
                <w:sz w:val="19"/>
              </w:rPr>
              <w:t>Existing infrastructure drawings (if any)</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31CCE695" w14:textId="77777777" w:rsidR="00344BA4" w:rsidRDefault="00000000">
            <w:pPr>
              <w:spacing w:after="0"/>
            </w:pPr>
            <w:r>
              <w:rPr>
                <w:sz w:val="19"/>
              </w:rPr>
              <w:t>Nexus</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31CCE696" w14:textId="77777777" w:rsidR="00344BA4" w:rsidRDefault="00000000">
            <w:pPr>
              <w:spacing w:after="0"/>
            </w:pPr>
            <w:r>
              <w:rPr>
                <w:sz w:val="19"/>
              </w:rPr>
              <w:t>T+0</w:t>
            </w:r>
          </w:p>
        </w:tc>
      </w:tr>
    </w:tbl>
    <w:p w14:paraId="31CCE698" w14:textId="77777777" w:rsidR="00344BA4" w:rsidRDefault="00000000">
      <w:pPr>
        <w:spacing w:before="280" w:after="40"/>
      </w:pPr>
      <w:r>
        <w:rPr>
          <w:b/>
          <w:caps/>
          <w:color w:val="FF9400"/>
          <w:spacing w:val="40"/>
          <w:sz w:val="16"/>
        </w:rPr>
        <w:t>SECTION  09</w:t>
      </w:r>
    </w:p>
    <w:p w14:paraId="31CCE699" w14:textId="77777777" w:rsidR="00344BA4" w:rsidRDefault="00000000">
      <w:pPr>
        <w:spacing w:after="40"/>
      </w:pPr>
      <w:r>
        <w:rPr>
          <w:b/>
          <w:color w:val="000000"/>
          <w:spacing w:val="20"/>
          <w:sz w:val="30"/>
        </w:rPr>
        <w:t>EXCLUSIONS</w:t>
      </w:r>
    </w:p>
    <w:p w14:paraId="31CCE69A" w14:textId="77777777" w:rsidR="00344BA4" w:rsidRDefault="00344BA4">
      <w:pPr>
        <w:pBdr>
          <w:bottom w:val="single" w:sz="18" w:space="1" w:color="FFC200"/>
        </w:pBdr>
        <w:spacing w:after="120"/>
      </w:pPr>
    </w:p>
    <w:p w14:paraId="31CCE69B" w14:textId="77777777" w:rsidR="00344BA4" w:rsidRDefault="00000000">
      <w:pPr>
        <w:spacing w:after="4"/>
      </w:pPr>
      <w:r>
        <w:t xml:space="preserve">The following are explicitly out of scope for this </w:t>
      </w:r>
      <w:del w:id="121" w:author="Litera Compare" w:date="2026-05-15T17:42:00Z">
        <w:r>
          <w:delText>Statement of Work</w:delText>
        </w:r>
      </w:del>
      <w:ins w:id="122" w:author="Litera Compare" w:date="2026-05-15T17:42:00Z">
        <w:r>
          <w:t>SOW No.1</w:t>
        </w:r>
      </w:ins>
      <w:r>
        <w:t>:</w:t>
      </w:r>
    </w:p>
    <w:p w14:paraId="31CCE69C" w14:textId="77777777" w:rsidR="00344BA4" w:rsidRDefault="00000000">
      <w:pPr>
        <w:spacing w:before="20" w:after="40"/>
        <w:ind w:left="720" w:hanging="360"/>
      </w:pPr>
      <w:r>
        <w:rPr>
          <w:b/>
          <w:color w:val="FFC200"/>
        </w:rPr>
        <w:t xml:space="preserve">•  </w:t>
      </w:r>
      <w:r>
        <w:t xml:space="preserve">Procurement execution — placement of purchase orders or vendor contracts. Procurement of BOM materials, logistics coordination, and on-site storage are the responsibility of </w:t>
      </w:r>
      <w:del w:id="123" w:author="Litera Compare" w:date="2026-05-15T17:42:00Z">
        <w:r>
          <w:delText>Nexus Data Centers</w:delText>
        </w:r>
      </w:del>
      <w:ins w:id="124" w:author="Litera Compare" w:date="2026-05-15T17:42:00Z">
        <w:r>
          <w:t>OWNER</w:t>
        </w:r>
      </w:ins>
      <w:r>
        <w:t xml:space="preserve">. Procurement support services including vendor recommendations, BOM preparation, and long-lead item identification are included in this SOW </w:t>
      </w:r>
      <w:ins w:id="125" w:author="Litera Compare" w:date="2026-05-15T17:42:00Z">
        <w:r>
          <w:t xml:space="preserve">No.1 </w:t>
        </w:r>
      </w:ins>
      <w:r>
        <w:t>as deliverables; additional procurement execution support may be incorporated upon mutual agreement</w:t>
      </w:r>
    </w:p>
    <w:p w14:paraId="31CCE69D" w14:textId="77777777" w:rsidR="00344BA4" w:rsidRDefault="00000000">
      <w:pPr>
        <w:spacing w:before="20" w:after="40"/>
        <w:ind w:left="720" w:hanging="360"/>
      </w:pPr>
      <w:r>
        <w:rPr>
          <w:b/>
          <w:color w:val="FFC200"/>
        </w:rPr>
        <w:t xml:space="preserve">•  </w:t>
      </w:r>
      <w:r>
        <w:t>Physical installation, construction, or site commissioning activities</w:t>
      </w:r>
    </w:p>
    <w:p w14:paraId="31CCE69E" w14:textId="77777777" w:rsidR="00344BA4" w:rsidRDefault="00000000">
      <w:pPr>
        <w:spacing w:before="20" w:after="40"/>
        <w:ind w:left="720" w:hanging="360"/>
      </w:pPr>
      <w:r>
        <w:rPr>
          <w:b/>
          <w:color w:val="FFC200"/>
        </w:rPr>
        <w:t xml:space="preserve">•  </w:t>
      </w:r>
      <w:r>
        <w:t>Carrier-specific custom design work (unless separately scoped and agreed)</w:t>
      </w:r>
    </w:p>
    <w:p w14:paraId="31CCE69F" w14:textId="77777777" w:rsidR="00344BA4" w:rsidRDefault="00000000">
      <w:pPr>
        <w:spacing w:before="20" w:after="40"/>
        <w:ind w:left="720" w:hanging="360"/>
      </w:pPr>
      <w:r>
        <w:rPr>
          <w:b/>
          <w:color w:val="FFC200"/>
        </w:rPr>
        <w:t xml:space="preserve">•  </w:t>
      </w:r>
      <w:r>
        <w:t>Operational or managed service design</w:t>
      </w:r>
    </w:p>
    <w:p w14:paraId="31CCE6A0" w14:textId="77777777" w:rsidR="00344BA4" w:rsidRDefault="00000000">
      <w:pPr>
        <w:spacing w:before="20" w:after="40"/>
        <w:ind w:left="720" w:hanging="360"/>
      </w:pPr>
      <w:r>
        <w:rPr>
          <w:b/>
          <w:color w:val="FFC200"/>
        </w:rPr>
        <w:t xml:space="preserve">•  </w:t>
      </w:r>
      <w:r>
        <w:t xml:space="preserve">Network management, monitoring </w:t>
      </w:r>
      <w:proofErr w:type="gramStart"/>
      <w:r>
        <w:t>platform</w:t>
      </w:r>
      <w:proofErr w:type="gramEnd"/>
      <w:r>
        <w:t>, or NOC integration design</w:t>
      </w:r>
    </w:p>
    <w:p w14:paraId="31CCE6A1" w14:textId="77777777" w:rsidR="00344BA4" w:rsidRDefault="00000000">
      <w:pPr>
        <w:spacing w:before="20" w:after="40"/>
        <w:ind w:left="720" w:hanging="360"/>
      </w:pPr>
      <w:r>
        <w:rPr>
          <w:b/>
          <w:color w:val="FFC200"/>
        </w:rPr>
        <w:t xml:space="preserve">•  </w:t>
      </w:r>
      <w:r>
        <w:t>Any design activity dependent on inputs not received by the required dates above</w:t>
      </w:r>
    </w:p>
    <w:p w14:paraId="31CCE6A2" w14:textId="77777777" w:rsidR="00344BA4" w:rsidRDefault="00000000">
      <w:pPr>
        <w:spacing w:before="280" w:after="40"/>
      </w:pPr>
      <w:r>
        <w:rPr>
          <w:b/>
          <w:caps/>
          <w:color w:val="FF9400"/>
          <w:spacing w:val="40"/>
          <w:sz w:val="16"/>
        </w:rPr>
        <w:t>SECTION  10</w:t>
      </w:r>
    </w:p>
    <w:p w14:paraId="31CCE6A3" w14:textId="77777777" w:rsidR="00344BA4" w:rsidRDefault="00000000">
      <w:pPr>
        <w:spacing w:after="40"/>
      </w:pPr>
      <w:r>
        <w:rPr>
          <w:b/>
          <w:color w:val="000000"/>
          <w:spacing w:val="20"/>
          <w:sz w:val="30"/>
        </w:rPr>
        <w:t>COMMERCIAL BASIS</w:t>
      </w:r>
    </w:p>
    <w:p w14:paraId="31CCE6A4" w14:textId="77777777" w:rsidR="00344BA4" w:rsidRDefault="00344BA4">
      <w:pPr>
        <w:pBdr>
          <w:bottom w:val="single" w:sz="18" w:space="1" w:color="FFC200"/>
        </w:pBdr>
        <w:spacing w:after="120"/>
      </w:pPr>
    </w:p>
    <w:p w14:paraId="31CCE6A5" w14:textId="77777777" w:rsidR="00344BA4" w:rsidRDefault="00000000">
      <w:pPr>
        <w:spacing w:after="4"/>
      </w:pPr>
      <w:r>
        <w:t xml:space="preserve">This </w:t>
      </w:r>
      <w:del w:id="126" w:author="Litera Compare" w:date="2026-05-15T17:42:00Z">
        <w:r>
          <w:delText>engineering phase</w:delText>
        </w:r>
      </w:del>
      <w:ins w:id="127" w:author="Litera Compare" w:date="2026-05-15T17:42:00Z">
        <w:r>
          <w:t>Statement of Work</w:t>
        </w:r>
      </w:ins>
      <w:r>
        <w:t xml:space="preserve"> is governed </w:t>
      </w:r>
      <w:del w:id="128" w:author="Litera Compare" w:date="2026-05-15T17:42:00Z">
        <w:r>
          <w:delText>commercially by the Limited Notice to Proceed (LNTP) executed between Nexus Hubbard Carrier, LLC and MaiaEdge Networks, Inc. The LNTP establishes the not-to-exceed budget, payment terms, reimbursable cost framework, and termination provisions applicable to this engagement.</w:delText>
        </w:r>
      </w:del>
      <w:ins w:id="129" w:author="Litera Compare" w:date="2026-05-15T17:42:00Z">
        <w:r>
          <w:t>by the terms set forth in the Letter Agreement.</w:t>
        </w:r>
      </w:ins>
      <w:r>
        <w:t xml:space="preserve"> </w:t>
      </w:r>
    </w:p>
    <w:p w14:paraId="31CCE6A6" w14:textId="77777777" w:rsidR="00344BA4" w:rsidRDefault="00000000">
      <w:pPr>
        <w:spacing w:before="20" w:after="40"/>
        <w:ind w:left="720" w:hanging="360"/>
      </w:pPr>
      <w:r>
        <w:rPr>
          <w:b/>
          <w:color w:val="FFC200"/>
        </w:rPr>
        <w:lastRenderedPageBreak/>
        <w:t xml:space="preserve">•  </w:t>
      </w:r>
      <w:r>
        <w:t xml:space="preserve">A tentative budget allocation of the </w:t>
      </w:r>
      <w:del w:id="130" w:author="Litera Compare" w:date="2026-05-15T17:42:00Z">
        <w:r>
          <w:delText>LNTP</w:delText>
        </w:r>
      </w:del>
      <w:ins w:id="131" w:author="Litera Compare" w:date="2026-05-15T17:42:00Z">
        <w:r>
          <w:t>Letter Agreement</w:t>
        </w:r>
      </w:ins>
      <w:r>
        <w:t xml:space="preserve"> not-to-exceed amount across engineering workstreams is </w:t>
      </w:r>
      <w:del w:id="132" w:author="Litera Compare" w:date="2026-05-15T17:42:00Z">
        <w:r>
          <w:delText xml:space="preserve">being developed and will be </w:delText>
        </w:r>
      </w:del>
      <w:r>
        <w:t xml:space="preserve">provided to </w:t>
      </w:r>
      <w:del w:id="133" w:author="Litera Compare" w:date="2026-05-15T17:42:00Z">
        <w:r>
          <w:delText>Nexus</w:delText>
        </w:r>
      </w:del>
      <w:ins w:id="134" w:author="Litera Compare" w:date="2026-05-15T17:42:00Z">
        <w:r>
          <w:t>OWNER</w:t>
        </w:r>
      </w:ins>
      <w:r>
        <w:t xml:space="preserve"> under </w:t>
      </w:r>
      <w:del w:id="135" w:author="Litera Compare" w:date="2026-05-15T17:42:00Z">
        <w:r>
          <w:delText>separate cover</w:delText>
        </w:r>
      </w:del>
      <w:ins w:id="136" w:author="Litera Compare" w:date="2026-05-15T17:42:00Z">
        <w:r>
          <w:t>the Letter Agreement</w:t>
        </w:r>
      </w:ins>
    </w:p>
    <w:p w14:paraId="31CCE6A7" w14:textId="77777777" w:rsidR="00344BA4" w:rsidRDefault="00000000">
      <w:pPr>
        <w:spacing w:before="20" w:after="40"/>
        <w:ind w:left="720" w:hanging="360"/>
      </w:pPr>
      <w:r>
        <w:rPr>
          <w:b/>
          <w:color w:val="FFC200"/>
        </w:rPr>
        <w:t xml:space="preserve">•  </w:t>
      </w:r>
      <w:r>
        <w:t>Deliverables will provide sufficient design maturity to support Guaranteed Maximum Price (GMP) discussions for subsequent phases</w:t>
      </w:r>
    </w:p>
    <w:p w14:paraId="31CCE6A8" w14:textId="77777777" w:rsidR="00344BA4" w:rsidRDefault="00000000">
      <w:pPr>
        <w:spacing w:before="20" w:after="40"/>
        <w:ind w:left="720" w:hanging="360"/>
      </w:pPr>
      <w:r>
        <w:rPr>
          <w:b/>
          <w:color w:val="FFC200"/>
        </w:rPr>
        <w:t xml:space="preserve">•  </w:t>
      </w:r>
      <w:r>
        <w:t>Phase 1 engineering completion (~60%) is designed to de-risk procurement and installation pricing</w:t>
      </w:r>
    </w:p>
    <w:p w14:paraId="31CCE6A9" w14:textId="77777777" w:rsidR="00344BA4" w:rsidRDefault="00000000">
      <w:pPr>
        <w:spacing w:before="20" w:after="40"/>
        <w:ind w:left="720" w:hanging="360"/>
      </w:pPr>
      <w:r>
        <w:rPr>
          <w:b/>
          <w:color w:val="FFC200"/>
        </w:rPr>
        <w:t xml:space="preserve">•  </w:t>
      </w:r>
      <w:r>
        <w:t>Expansion architecture work (Section 2.4) enables long-range portfolio planning and phased investment commitments</w:t>
      </w:r>
    </w:p>
    <w:p w14:paraId="31CCE6AA" w14:textId="77777777" w:rsidR="00344BA4" w:rsidRDefault="00000000">
      <w:pPr>
        <w:spacing w:before="10" w:after="80"/>
      </w:pPr>
      <w:r>
        <w:t>Future work beyond the scope of this SOW</w:t>
      </w:r>
      <w:ins w:id="137" w:author="Litera Compare" w:date="2026-05-15T17:42:00Z">
        <w:r>
          <w:t xml:space="preserve"> No.1</w:t>
        </w:r>
      </w:ins>
      <w:r>
        <w:t xml:space="preserve">, including expanded engineering phases, construction oversight, and operational services, will be addressed under the Definitive Agreement </w:t>
      </w:r>
      <w:ins w:id="138" w:author="Litera Compare" w:date="2026-05-15T17:42:00Z">
        <w:r>
          <w:t xml:space="preserve">as </w:t>
        </w:r>
      </w:ins>
      <w:r>
        <w:t xml:space="preserve">referenced in the </w:t>
      </w:r>
      <w:del w:id="139" w:author="Litera Compare" w:date="2026-05-15T17:42:00Z">
        <w:r>
          <w:delText>LNTP</w:delText>
        </w:r>
      </w:del>
      <w:ins w:id="140" w:author="Litera Compare" w:date="2026-05-15T17:42:00Z">
        <w:r>
          <w:t>Letter Agreement</w:t>
        </w:r>
      </w:ins>
      <w:r>
        <w:t xml:space="preserve"> or through the joint venture agreement being negotiated between </w:t>
      </w:r>
      <w:del w:id="141" w:author="Litera Compare" w:date="2026-05-15T17:42:00Z">
        <w:r>
          <w:delText>MaiaEdge</w:delText>
        </w:r>
      </w:del>
      <w:ins w:id="142" w:author="Litera Compare" w:date="2026-05-15T17:42:00Z">
        <w:r>
          <w:t>CONTRACTOR</w:t>
        </w:r>
      </w:ins>
      <w:r>
        <w:t xml:space="preserve"> and Pearce.</w:t>
      </w:r>
    </w:p>
    <w:p w14:paraId="31CCE6AB" w14:textId="77777777" w:rsidR="00344BA4" w:rsidRDefault="00000000">
      <w:pPr>
        <w:spacing w:before="280" w:after="40"/>
      </w:pPr>
      <w:r>
        <w:rPr>
          <w:b/>
          <w:caps/>
          <w:color w:val="FF9400"/>
          <w:spacing w:val="40"/>
          <w:sz w:val="16"/>
        </w:rPr>
        <w:t>SECTION  11</w:t>
      </w:r>
    </w:p>
    <w:p w14:paraId="31CCE6AC" w14:textId="77777777" w:rsidR="00344BA4" w:rsidRDefault="00000000">
      <w:pPr>
        <w:spacing w:after="40"/>
      </w:pPr>
      <w:r>
        <w:rPr>
          <w:b/>
          <w:color w:val="000000"/>
          <w:spacing w:val="20"/>
          <w:sz w:val="30"/>
        </w:rPr>
        <w:t>SITE ACCESS &amp; SAFETY</w:t>
      </w:r>
    </w:p>
    <w:p w14:paraId="31CCE6AD" w14:textId="77777777" w:rsidR="00344BA4" w:rsidRDefault="00344BA4">
      <w:pPr>
        <w:pBdr>
          <w:bottom w:val="single" w:sz="18" w:space="1" w:color="FFC200"/>
        </w:pBdr>
        <w:spacing w:after="120"/>
      </w:pPr>
    </w:p>
    <w:p w14:paraId="31CCE6AE" w14:textId="77777777" w:rsidR="00344BA4" w:rsidRDefault="00000000">
      <w:pPr>
        <w:spacing w:after="80"/>
      </w:pPr>
      <w:r>
        <w:t xml:space="preserve">All safety and PPE requirements established by </w:t>
      </w:r>
      <w:del w:id="143" w:author="Litera Compare" w:date="2026-05-15T17:42:00Z">
        <w:r>
          <w:delText>Nexus</w:delText>
        </w:r>
      </w:del>
      <w:ins w:id="144" w:author="Litera Compare" w:date="2026-05-15T17:42:00Z">
        <w:r>
          <w:t>OWNER</w:t>
        </w:r>
      </w:ins>
      <w:r>
        <w:t xml:space="preserve"> will be followed by </w:t>
      </w:r>
      <w:del w:id="145" w:author="Litera Compare" w:date="2026-05-15T17:42:00Z">
        <w:r>
          <w:delText>MaiaEdge</w:delText>
        </w:r>
      </w:del>
      <w:ins w:id="146" w:author="Litera Compare" w:date="2026-05-15T17:42:00Z">
        <w:r>
          <w:rPr>
            <w:sz w:val="19"/>
          </w:rPr>
          <w:t>CONTRACTOR</w:t>
        </w:r>
      </w:ins>
      <w:r>
        <w:t xml:space="preserve"> and Pearce personnel when accessing the Hubbard, TX site. </w:t>
      </w:r>
      <w:del w:id="147" w:author="Litera Compare" w:date="2026-05-15T17:42:00Z">
        <w:r>
          <w:delText>MaiaEdge</w:delText>
        </w:r>
      </w:del>
      <w:ins w:id="148" w:author="Litera Compare" w:date="2026-05-15T17:42:00Z">
        <w:r>
          <w:rPr>
            <w:sz w:val="19"/>
          </w:rPr>
          <w:t>CONTRACTOR</w:t>
        </w:r>
      </w:ins>
      <w:r>
        <w:t xml:space="preserve"> and Pearce will require access to the site to conduct business and coordinate with </w:t>
      </w:r>
      <w:del w:id="149" w:author="Litera Compare" w:date="2026-05-15T17:42:00Z">
        <w:r>
          <w:delText>Nexus</w:delText>
        </w:r>
      </w:del>
      <w:ins w:id="150" w:author="Litera Compare" w:date="2026-05-15T17:42:00Z">
        <w:r>
          <w:t>OWNER</w:t>
        </w:r>
      </w:ins>
      <w:r>
        <w:t xml:space="preserve"> and associated vendors.</w:t>
      </w:r>
    </w:p>
    <w:p w14:paraId="31CCE6AF" w14:textId="77777777" w:rsidR="001A2654" w:rsidRDefault="00000000">
      <w:pPr>
        <w:spacing w:before="280" w:after="40"/>
        <w:rPr>
          <w:del w:id="151" w:author="Litera Compare" w:date="2026-05-15T17:42:00Z"/>
        </w:rPr>
      </w:pPr>
      <w:del w:id="152" w:author="Litera Compare" w:date="2026-05-15T17:42:00Z">
        <w:r>
          <w:rPr>
            <w:b/>
            <w:caps/>
            <w:color w:val="FF9400"/>
            <w:spacing w:val="40"/>
            <w:sz w:val="16"/>
          </w:rPr>
          <w:delText>SECTION  12</w:delText>
        </w:r>
      </w:del>
    </w:p>
    <w:p w14:paraId="31CCE6B0" w14:textId="77777777" w:rsidR="001A2654" w:rsidRDefault="00000000">
      <w:pPr>
        <w:spacing w:after="40"/>
        <w:rPr>
          <w:del w:id="153" w:author="Litera Compare" w:date="2026-05-15T17:42:00Z"/>
        </w:rPr>
      </w:pPr>
      <w:del w:id="154" w:author="Litera Compare" w:date="2026-05-15T17:42:00Z">
        <w:r>
          <w:rPr>
            <w:b/>
            <w:color w:val="000000"/>
            <w:spacing w:val="20"/>
            <w:sz w:val="30"/>
          </w:rPr>
          <w:delText>INDICATIVE RATE SCHEDULE</w:delText>
        </w:r>
      </w:del>
    </w:p>
    <w:p w14:paraId="31CCE6B1" w14:textId="77777777" w:rsidR="00344BA4" w:rsidRDefault="00344BA4">
      <w:pPr>
        <w:pBdr>
          <w:bottom w:val="single" w:sz="12" w:space="1" w:color="FFC200"/>
        </w:pBdr>
        <w:spacing w:after="8"/>
      </w:pPr>
    </w:p>
    <w:p w14:paraId="31CCE6B2" w14:textId="77777777" w:rsidR="001A2654" w:rsidRDefault="00000000">
      <w:pPr>
        <w:spacing w:after="80"/>
        <w:rPr>
          <w:del w:id="155" w:author="Litera Compare" w:date="2026-05-15T17:42:00Z"/>
        </w:rPr>
      </w:pPr>
      <w:del w:id="156" w:author="Litera Compare" w:date="2026-05-15T17:42:00Z">
        <w:r>
          <w:delText>The following rate applies to all engineering services performed under this SOW regardless of role. Final rates are governed by the LNTP (Exhibit B). Travel costs will be billed at the local Dallas, TX rate.</w:delText>
        </w:r>
      </w:del>
    </w:p>
    <w:p w14:paraId="31CCE6B3" w14:textId="77777777" w:rsidR="001A2654" w:rsidRDefault="00000000">
      <w:pPr>
        <w:spacing w:before="10" w:after="80"/>
        <w:rPr>
          <w:del w:id="157" w:author="Litera Compare" w:date="2026-05-15T17:42:00Z"/>
        </w:rPr>
      </w:pPr>
      <w:del w:id="158" w:author="Litera Compare" w:date="2026-05-15T17:42:00Z">
        <w:r>
          <w:delText>Flat hourly rate: $250 / hour</w:delText>
        </w:r>
      </w:del>
    </w:p>
    <w:p w14:paraId="31CCE6B4" w14:textId="77777777" w:rsidR="001A2654" w:rsidRDefault="00000000">
      <w:pPr>
        <w:spacing w:before="280" w:after="40"/>
        <w:rPr>
          <w:del w:id="159" w:author="Litera Compare" w:date="2026-05-15T17:42:00Z"/>
        </w:rPr>
      </w:pPr>
      <w:del w:id="160" w:author="Litera Compare" w:date="2026-05-15T17:42:00Z">
        <w:r>
          <w:rPr>
            <w:b/>
            <w:caps/>
            <w:color w:val="FF9400"/>
            <w:spacing w:val="40"/>
            <w:sz w:val="16"/>
          </w:rPr>
          <w:delText>SECTION  13</w:delText>
        </w:r>
      </w:del>
    </w:p>
    <w:p w14:paraId="31CCE6B5" w14:textId="77777777" w:rsidR="001A2654" w:rsidRDefault="00000000">
      <w:pPr>
        <w:spacing w:after="40"/>
        <w:rPr>
          <w:del w:id="161" w:author="Litera Compare" w:date="2026-05-15T17:42:00Z"/>
        </w:rPr>
      </w:pPr>
      <w:del w:id="162" w:author="Litera Compare" w:date="2026-05-15T17:42:00Z">
        <w:r>
          <w:rPr>
            <w:b/>
            <w:color w:val="000000"/>
            <w:spacing w:val="20"/>
            <w:sz w:val="30"/>
          </w:rPr>
          <w:delText>DOCUMENT STATUS</w:delText>
        </w:r>
      </w:del>
    </w:p>
    <w:p w14:paraId="31CCE6B6" w14:textId="77777777" w:rsidR="001A2654" w:rsidRDefault="00000000">
      <w:pPr>
        <w:spacing w:after="14"/>
        <w:rPr>
          <w:del w:id="163" w:author="Litera Compare" w:date="2026-05-15T17:42:00Z"/>
        </w:rPr>
      </w:pPr>
      <w:del w:id="164" w:author="Litera Compare" w:date="2026-05-15T17:42:00Z">
        <w:r>
          <w:delText>This Statement of Work is a reference document incorporated by reference into the Limited Notice to Proceed (LNTP) between Nexus Hubbard Carrier, LLC and MaiaEdge Networks, Inc. This SOW is not independently executable. All commercial, legal, and contractual terms are governed by the LNTP and the Definitive Agreement to be negotiated thereunder.</w:delText>
        </w:r>
      </w:del>
    </w:p>
    <w:p w14:paraId="31CCE6B7" w14:textId="77777777" w:rsidR="00344BA4" w:rsidRDefault="00000000">
      <w:pPr>
        <w:spacing w:after="0"/>
      </w:pPr>
      <w:r>
        <w:rPr>
          <w:i/>
          <w:color w:val="4A4A4A"/>
          <w:sz w:val="16"/>
        </w:rPr>
        <w:t xml:space="preserve">This document contains confidential and proprietary information of </w:t>
      </w:r>
      <w:proofErr w:type="spellStart"/>
      <w:r>
        <w:rPr>
          <w:i/>
          <w:color w:val="4A4A4A"/>
          <w:sz w:val="16"/>
        </w:rPr>
        <w:t>MaiaEdge</w:t>
      </w:r>
      <w:proofErr w:type="spellEnd"/>
      <w:r>
        <w:rPr>
          <w:i/>
          <w:color w:val="4A4A4A"/>
          <w:sz w:val="16"/>
        </w:rPr>
        <w:t xml:space="preserve"> Networks, Inc. and is intended solely for the recipient named above. Unauthorized disclosure, reproduction, or distribution is strictly prohibited.</w:t>
      </w:r>
    </w:p>
    <w:p w14:paraId="31CCE6B8" w14:textId="77777777" w:rsidR="001A2654" w:rsidRDefault="001A2654">
      <w:pPr>
        <w:rPr>
          <w:sz w:val="24"/>
        </w:rPr>
      </w:pPr>
    </w:p>
    <w:p w14:paraId="31CCE6B9" w14:textId="77777777" w:rsidR="001A2654" w:rsidRDefault="001A2654">
      <w:pPr>
        <w:rPr>
          <w:sz w:val="24"/>
        </w:rPr>
      </w:pPr>
    </w:p>
    <w:p w14:paraId="31CCE6BA" w14:textId="77777777" w:rsidR="001A2654" w:rsidRDefault="001A2654">
      <w:pPr>
        <w:rPr>
          <w:sz w:val="24"/>
        </w:rPr>
        <w:sectPr w:rsidR="001A2654"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pPr>
    </w:p>
    <w:p w14:paraId="31CCE6BB" w14:textId="77777777" w:rsidR="001A2654" w:rsidRDefault="001A2654">
      <w:pPr>
        <w:rPr>
          <w:sz w:val="24"/>
        </w:rPr>
      </w:pPr>
    </w:p>
    <w:p w14:paraId="31CCE6BC" w14:textId="77777777" w:rsidR="001A2654" w:rsidRDefault="001A2654">
      <w:pPr>
        <w:rPr>
          <w:sz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200"/>
        <w:gridCol w:w="1800"/>
      </w:tblGrid>
      <w:tr w:rsidR="00E77AE5" w14:paraId="31CCE6BF" w14:textId="77777777">
        <w:trPr>
          <w:jc w:val="center"/>
        </w:trPr>
        <w:tc>
          <w:tcPr>
            <w:tcW w:w="8000" w:type="dxa"/>
            <w:gridSpan w:val="2"/>
          </w:tcPr>
          <w:p w14:paraId="31CCE6BD" w14:textId="77777777" w:rsidR="001A2654" w:rsidRDefault="00000000">
            <w:pPr>
              <w:spacing w:after="0" w:line="240" w:lineRule="auto"/>
              <w:jc w:val="center"/>
              <w:rPr>
                <w:sz w:val="24"/>
              </w:rPr>
            </w:pPr>
            <w:r>
              <w:rPr>
                <w:rFonts w:ascii="Times New Roman" w:eastAsia="Times New Roman" w:hAnsi="Times New Roman" w:cs="Times New Roman"/>
                <w:b/>
                <w:color w:val="000000"/>
                <w:sz w:val="24"/>
              </w:rPr>
              <w:t xml:space="preserve">Summary report: </w:t>
            </w:r>
          </w:p>
          <w:p w14:paraId="31CCE6BE" w14:textId="77777777" w:rsidR="001A2654" w:rsidRDefault="00000000">
            <w:pPr>
              <w:spacing w:after="0" w:line="240" w:lineRule="auto"/>
              <w:jc w:val="center"/>
              <w:rPr>
                <w:sz w:val="24"/>
              </w:rPr>
            </w:pPr>
            <w:proofErr w:type="spellStart"/>
            <w:r>
              <w:rPr>
                <w:rFonts w:ascii="Times New Roman" w:eastAsia="Times New Roman" w:hAnsi="Times New Roman" w:cs="Times New Roman"/>
                <w:b/>
                <w:color w:val="000000"/>
                <w:sz w:val="24"/>
              </w:rPr>
              <w:t>Litera</w:t>
            </w:r>
            <w:proofErr w:type="spellEnd"/>
            <w:r>
              <w:rPr>
                <w:rFonts w:ascii="Times New Roman" w:eastAsia="Times New Roman" w:hAnsi="Times New Roman" w:cs="Times New Roman"/>
                <w:b/>
                <w:color w:val="000000"/>
                <w:sz w:val="24"/>
              </w:rPr>
              <w:t xml:space="preserve"> Compare for Word 11.10.1.2 Document comparison done on 5/15/2026 5:42:35 PM</w:t>
            </w:r>
          </w:p>
        </w:tc>
      </w:tr>
      <w:tr w:rsidR="00E77AE5" w14:paraId="31CCE6C1" w14:textId="77777777">
        <w:trPr>
          <w:jc w:val="center"/>
        </w:trPr>
        <w:tc>
          <w:tcPr>
            <w:tcW w:w="8000" w:type="dxa"/>
            <w:gridSpan w:val="2"/>
          </w:tcPr>
          <w:p w14:paraId="31CCE6C0" w14:textId="77777777" w:rsidR="001A2654" w:rsidRDefault="00000000">
            <w:pPr>
              <w:spacing w:after="0" w:line="240" w:lineRule="auto"/>
              <w:rPr>
                <w:sz w:val="24"/>
              </w:rPr>
            </w:pPr>
            <w:r>
              <w:rPr>
                <w:rFonts w:ascii="Times New Roman" w:eastAsia="Times New Roman" w:hAnsi="Times New Roman" w:cs="Times New Roman"/>
                <w:b/>
                <w:color w:val="000000"/>
                <w:sz w:val="24"/>
              </w:rPr>
              <w:t xml:space="preserve">Style name: </w:t>
            </w:r>
            <w:r>
              <w:rPr>
                <w:rFonts w:ascii="Times New Roman" w:eastAsia="Times New Roman" w:hAnsi="Times New Roman" w:cs="Times New Roman"/>
                <w:sz w:val="24"/>
              </w:rPr>
              <w:t>L&amp;W with Moves</w:t>
            </w:r>
          </w:p>
        </w:tc>
      </w:tr>
      <w:tr w:rsidR="00E77AE5" w14:paraId="31CCE6C3" w14:textId="77777777">
        <w:trPr>
          <w:jc w:val="center"/>
        </w:trPr>
        <w:tc>
          <w:tcPr>
            <w:tcW w:w="8000" w:type="dxa"/>
            <w:gridSpan w:val="2"/>
          </w:tcPr>
          <w:p w14:paraId="31CCE6C2" w14:textId="77777777" w:rsidR="001A2654" w:rsidRDefault="00000000">
            <w:pPr>
              <w:spacing w:after="0" w:line="240" w:lineRule="auto"/>
              <w:rPr>
                <w:sz w:val="24"/>
              </w:rPr>
            </w:pPr>
            <w:r>
              <w:rPr>
                <w:rFonts w:ascii="Times New Roman" w:eastAsia="Times New Roman" w:hAnsi="Times New Roman" w:cs="Times New Roman"/>
                <w:b/>
                <w:color w:val="000000"/>
                <w:sz w:val="24"/>
              </w:rPr>
              <w:t xml:space="preserve">Intelligent Table Comparison: </w:t>
            </w:r>
            <w:r>
              <w:rPr>
                <w:rFonts w:ascii="Times New Roman" w:eastAsia="Times New Roman" w:hAnsi="Times New Roman" w:cs="Times New Roman"/>
                <w:sz w:val="24"/>
              </w:rPr>
              <w:t>Active</w:t>
            </w:r>
          </w:p>
        </w:tc>
      </w:tr>
      <w:tr w:rsidR="00E77AE5" w14:paraId="31CCE6C5" w14:textId="77777777">
        <w:trPr>
          <w:jc w:val="center"/>
        </w:trPr>
        <w:tc>
          <w:tcPr>
            <w:tcW w:w="8000" w:type="dxa"/>
            <w:gridSpan w:val="2"/>
          </w:tcPr>
          <w:p w14:paraId="31CCE6C4" w14:textId="77777777" w:rsidR="001A2654" w:rsidRDefault="00000000">
            <w:pPr>
              <w:spacing w:after="0" w:line="240" w:lineRule="auto"/>
              <w:rPr>
                <w:sz w:val="24"/>
              </w:rPr>
            </w:pPr>
            <w:r>
              <w:rPr>
                <w:rFonts w:ascii="Times New Roman" w:eastAsia="Times New Roman" w:hAnsi="Times New Roman" w:cs="Times New Roman"/>
                <w:b/>
                <w:color w:val="000000"/>
                <w:sz w:val="24"/>
              </w:rPr>
              <w:t xml:space="preserve">Original DMS: </w:t>
            </w:r>
            <w:r>
              <w:rPr>
                <w:rFonts w:ascii="Times New Roman" w:eastAsia="Times New Roman" w:hAnsi="Times New Roman" w:cs="Times New Roman"/>
                <w:sz w:val="24"/>
              </w:rPr>
              <w:t>iw://usdocs.lw.com/US-DOCS/171657395/1</w:t>
            </w:r>
          </w:p>
        </w:tc>
      </w:tr>
      <w:tr w:rsidR="00E77AE5" w14:paraId="31CCE6C7" w14:textId="77777777">
        <w:trPr>
          <w:jc w:val="center"/>
        </w:trPr>
        <w:tc>
          <w:tcPr>
            <w:tcW w:w="8000" w:type="dxa"/>
            <w:gridSpan w:val="2"/>
          </w:tcPr>
          <w:p w14:paraId="31CCE6C6" w14:textId="77777777" w:rsidR="001A2654" w:rsidRDefault="00000000">
            <w:pPr>
              <w:spacing w:after="0" w:line="240" w:lineRule="auto"/>
              <w:rPr>
                <w:sz w:val="24"/>
              </w:rPr>
            </w:pPr>
            <w:r>
              <w:rPr>
                <w:rFonts w:ascii="Times New Roman" w:eastAsia="Times New Roman" w:hAnsi="Times New Roman" w:cs="Times New Roman"/>
                <w:b/>
                <w:color w:val="000000"/>
                <w:sz w:val="24"/>
              </w:rPr>
              <w:t xml:space="preserve">Modified DMS: </w:t>
            </w:r>
            <w:r>
              <w:rPr>
                <w:rFonts w:ascii="Times New Roman" w:eastAsia="Times New Roman" w:hAnsi="Times New Roman" w:cs="Times New Roman"/>
                <w:sz w:val="24"/>
              </w:rPr>
              <w:t>iw://usdocs.lw.com/US-DOCS/171657395/2</w:t>
            </w:r>
          </w:p>
        </w:tc>
      </w:tr>
      <w:tr w:rsidR="00E77AE5" w14:paraId="31CCE6C9" w14:textId="77777777">
        <w:trPr>
          <w:jc w:val="center"/>
        </w:trPr>
        <w:tc>
          <w:tcPr>
            <w:tcW w:w="8000" w:type="dxa"/>
            <w:gridSpan w:val="2"/>
          </w:tcPr>
          <w:p w14:paraId="31CCE6C8" w14:textId="77777777" w:rsidR="001A2654" w:rsidRDefault="00000000">
            <w:pPr>
              <w:spacing w:after="0" w:line="240" w:lineRule="auto"/>
              <w:rPr>
                <w:sz w:val="24"/>
              </w:rPr>
            </w:pPr>
            <w:r>
              <w:rPr>
                <w:rFonts w:ascii="Times New Roman" w:eastAsia="Times New Roman" w:hAnsi="Times New Roman" w:cs="Times New Roman"/>
                <w:b/>
                <w:color w:val="000000"/>
                <w:sz w:val="24"/>
              </w:rPr>
              <w:t xml:space="preserve">Changes: </w:t>
            </w:r>
          </w:p>
        </w:tc>
      </w:tr>
      <w:tr w:rsidR="00E77AE5" w14:paraId="31CCE6CC" w14:textId="77777777">
        <w:trPr>
          <w:jc w:val="center"/>
        </w:trPr>
        <w:tc>
          <w:tcPr>
            <w:tcW w:w="6200" w:type="dxa"/>
          </w:tcPr>
          <w:p w14:paraId="31CCE6CA" w14:textId="77777777" w:rsidR="001A2654" w:rsidRDefault="00000000">
            <w:pPr>
              <w:spacing w:after="0" w:line="240" w:lineRule="auto"/>
              <w:rPr>
                <w:sz w:val="24"/>
              </w:rPr>
            </w:pPr>
            <w:r>
              <w:rPr>
                <w:rFonts w:ascii="Times New Roman" w:eastAsia="Times New Roman" w:hAnsi="Times New Roman" w:cs="Times New Roman"/>
                <w:b/>
                <w:color w:val="000000"/>
                <w:sz w:val="24"/>
                <w:u w:val="double"/>
              </w:rPr>
              <w:t xml:space="preserve">Add </w:t>
            </w:r>
          </w:p>
        </w:tc>
        <w:tc>
          <w:tcPr>
            <w:tcW w:w="1800" w:type="dxa"/>
          </w:tcPr>
          <w:p w14:paraId="31CCE6CB" w14:textId="77777777" w:rsidR="001A2654" w:rsidRDefault="00000000">
            <w:pPr>
              <w:spacing w:after="0" w:line="240" w:lineRule="auto"/>
              <w:rPr>
                <w:sz w:val="24"/>
              </w:rPr>
            </w:pPr>
            <w:r>
              <w:rPr>
                <w:rFonts w:ascii="Times New Roman" w:eastAsia="Times New Roman" w:hAnsi="Times New Roman" w:cs="Times New Roman"/>
                <w:color w:val="000000"/>
                <w:sz w:val="24"/>
              </w:rPr>
              <w:t>93</w:t>
            </w:r>
          </w:p>
        </w:tc>
      </w:tr>
      <w:tr w:rsidR="00E77AE5" w14:paraId="31CCE6CF" w14:textId="77777777">
        <w:trPr>
          <w:jc w:val="center"/>
        </w:trPr>
        <w:tc>
          <w:tcPr>
            <w:tcW w:w="6200" w:type="dxa"/>
          </w:tcPr>
          <w:p w14:paraId="31CCE6CD" w14:textId="77777777" w:rsidR="001A2654" w:rsidRDefault="00000000">
            <w:pPr>
              <w:spacing w:after="0" w:line="240" w:lineRule="auto"/>
              <w:rPr>
                <w:sz w:val="24"/>
              </w:rPr>
            </w:pPr>
            <w:r>
              <w:rPr>
                <w:rFonts w:ascii="Times New Roman" w:eastAsia="Times New Roman" w:hAnsi="Times New Roman" w:cs="Times New Roman"/>
                <w:b/>
                <w:strike/>
                <w:color w:val="000000"/>
                <w:sz w:val="24"/>
              </w:rPr>
              <w:t xml:space="preserve">Delete </w:t>
            </w:r>
          </w:p>
        </w:tc>
        <w:tc>
          <w:tcPr>
            <w:tcW w:w="1800" w:type="dxa"/>
          </w:tcPr>
          <w:p w14:paraId="31CCE6CE" w14:textId="77777777" w:rsidR="001A2654" w:rsidRDefault="00000000">
            <w:pPr>
              <w:spacing w:after="0" w:line="240" w:lineRule="auto"/>
              <w:rPr>
                <w:sz w:val="24"/>
              </w:rPr>
            </w:pPr>
            <w:r>
              <w:rPr>
                <w:rFonts w:ascii="Times New Roman" w:eastAsia="Times New Roman" w:hAnsi="Times New Roman" w:cs="Times New Roman"/>
                <w:color w:val="000000"/>
                <w:sz w:val="24"/>
              </w:rPr>
              <w:t>63</w:t>
            </w:r>
          </w:p>
        </w:tc>
      </w:tr>
      <w:tr w:rsidR="00E77AE5" w14:paraId="31CCE6D2" w14:textId="77777777">
        <w:trPr>
          <w:jc w:val="center"/>
        </w:trPr>
        <w:tc>
          <w:tcPr>
            <w:tcW w:w="6200" w:type="dxa"/>
          </w:tcPr>
          <w:p w14:paraId="31CCE6D0" w14:textId="77777777" w:rsidR="001A2654" w:rsidRDefault="00000000">
            <w:pPr>
              <w:spacing w:after="0" w:line="240" w:lineRule="auto"/>
              <w:rPr>
                <w:sz w:val="24"/>
              </w:rPr>
            </w:pPr>
            <w:r>
              <w:rPr>
                <w:rFonts w:ascii="Times New Roman" w:eastAsia="Times New Roman" w:hAnsi="Times New Roman" w:cs="Times New Roman"/>
                <w:i/>
                <w:strike/>
                <w:color w:val="000000"/>
                <w:sz w:val="24"/>
              </w:rPr>
              <w:t>Move From</w:t>
            </w:r>
          </w:p>
        </w:tc>
        <w:tc>
          <w:tcPr>
            <w:tcW w:w="1800" w:type="dxa"/>
          </w:tcPr>
          <w:p w14:paraId="31CCE6D1" w14:textId="77777777" w:rsidR="001A2654" w:rsidRDefault="00000000">
            <w:pPr>
              <w:spacing w:after="0" w:line="240" w:lineRule="auto"/>
              <w:rPr>
                <w:sz w:val="24"/>
              </w:rPr>
            </w:pPr>
            <w:r>
              <w:rPr>
                <w:rFonts w:ascii="Times New Roman" w:eastAsia="Times New Roman" w:hAnsi="Times New Roman" w:cs="Times New Roman"/>
                <w:color w:val="000000"/>
                <w:sz w:val="24"/>
              </w:rPr>
              <w:t>0</w:t>
            </w:r>
          </w:p>
        </w:tc>
      </w:tr>
      <w:tr w:rsidR="00E77AE5" w14:paraId="31CCE6D5" w14:textId="77777777">
        <w:trPr>
          <w:jc w:val="center"/>
        </w:trPr>
        <w:tc>
          <w:tcPr>
            <w:tcW w:w="6200" w:type="dxa"/>
          </w:tcPr>
          <w:p w14:paraId="31CCE6D3" w14:textId="77777777" w:rsidR="001A2654" w:rsidRDefault="00000000">
            <w:pPr>
              <w:spacing w:after="0" w:line="240" w:lineRule="auto"/>
              <w:rPr>
                <w:sz w:val="24"/>
              </w:rPr>
            </w:pPr>
            <w:r>
              <w:rPr>
                <w:rFonts w:ascii="Times New Roman" w:eastAsia="Times New Roman" w:hAnsi="Times New Roman" w:cs="Times New Roman"/>
                <w:i/>
                <w:color w:val="000000"/>
                <w:sz w:val="24"/>
                <w:u w:val="single"/>
              </w:rPr>
              <w:t>Move To</w:t>
            </w:r>
          </w:p>
        </w:tc>
        <w:tc>
          <w:tcPr>
            <w:tcW w:w="1800" w:type="dxa"/>
          </w:tcPr>
          <w:p w14:paraId="31CCE6D4" w14:textId="77777777" w:rsidR="001A2654" w:rsidRDefault="00000000">
            <w:pPr>
              <w:spacing w:after="0" w:line="240" w:lineRule="auto"/>
              <w:rPr>
                <w:sz w:val="24"/>
              </w:rPr>
            </w:pPr>
            <w:r>
              <w:rPr>
                <w:rFonts w:ascii="Times New Roman" w:eastAsia="Times New Roman" w:hAnsi="Times New Roman" w:cs="Times New Roman"/>
                <w:color w:val="000000"/>
                <w:sz w:val="24"/>
              </w:rPr>
              <w:t>0</w:t>
            </w:r>
          </w:p>
        </w:tc>
      </w:tr>
      <w:tr w:rsidR="00E77AE5" w14:paraId="31CCE6D8" w14:textId="77777777">
        <w:trPr>
          <w:jc w:val="center"/>
        </w:trPr>
        <w:tc>
          <w:tcPr>
            <w:tcW w:w="6200" w:type="dxa"/>
          </w:tcPr>
          <w:p w14:paraId="31CCE6D6" w14:textId="77777777" w:rsidR="001A2654" w:rsidRDefault="00000000">
            <w:pPr>
              <w:spacing w:after="0" w:line="240" w:lineRule="auto"/>
              <w:rPr>
                <w:sz w:val="24"/>
              </w:rPr>
            </w:pPr>
            <w:r>
              <w:rPr>
                <w:rFonts w:ascii="Times New Roman" w:eastAsia="Times New Roman" w:hAnsi="Times New Roman" w:cs="Times New Roman"/>
                <w:b/>
                <w:color w:val="000000"/>
                <w:sz w:val="24"/>
                <w:u w:val="double"/>
              </w:rPr>
              <w:t>Table Insert</w:t>
            </w:r>
          </w:p>
        </w:tc>
        <w:tc>
          <w:tcPr>
            <w:tcW w:w="1800" w:type="dxa"/>
          </w:tcPr>
          <w:p w14:paraId="31CCE6D7" w14:textId="77777777" w:rsidR="001A2654" w:rsidRDefault="00000000">
            <w:pPr>
              <w:spacing w:after="0" w:line="240" w:lineRule="auto"/>
              <w:rPr>
                <w:sz w:val="24"/>
              </w:rPr>
            </w:pPr>
            <w:r>
              <w:rPr>
                <w:rFonts w:ascii="Times New Roman" w:eastAsia="Times New Roman" w:hAnsi="Times New Roman" w:cs="Times New Roman"/>
                <w:color w:val="000000"/>
                <w:sz w:val="24"/>
              </w:rPr>
              <w:t>0</w:t>
            </w:r>
          </w:p>
        </w:tc>
      </w:tr>
      <w:tr w:rsidR="00E77AE5" w14:paraId="31CCE6DB" w14:textId="77777777">
        <w:trPr>
          <w:jc w:val="center"/>
        </w:trPr>
        <w:tc>
          <w:tcPr>
            <w:tcW w:w="6200" w:type="dxa"/>
          </w:tcPr>
          <w:p w14:paraId="31CCE6D9" w14:textId="77777777" w:rsidR="001A2654" w:rsidRDefault="00000000">
            <w:pPr>
              <w:spacing w:after="0" w:line="240" w:lineRule="auto"/>
              <w:rPr>
                <w:sz w:val="24"/>
              </w:rPr>
            </w:pPr>
            <w:r>
              <w:rPr>
                <w:rFonts w:ascii="Times New Roman" w:eastAsia="Times New Roman" w:hAnsi="Times New Roman" w:cs="Times New Roman"/>
                <w:b/>
                <w:strike/>
                <w:color w:val="000000"/>
                <w:sz w:val="24"/>
              </w:rPr>
              <w:t>Table Delete</w:t>
            </w:r>
          </w:p>
        </w:tc>
        <w:tc>
          <w:tcPr>
            <w:tcW w:w="1800" w:type="dxa"/>
          </w:tcPr>
          <w:p w14:paraId="31CCE6DA" w14:textId="77777777" w:rsidR="001A2654" w:rsidRDefault="00000000">
            <w:pPr>
              <w:spacing w:after="0" w:line="240" w:lineRule="auto"/>
              <w:rPr>
                <w:sz w:val="24"/>
              </w:rPr>
            </w:pPr>
            <w:r>
              <w:rPr>
                <w:rFonts w:ascii="Times New Roman" w:eastAsia="Times New Roman" w:hAnsi="Times New Roman" w:cs="Times New Roman"/>
                <w:color w:val="000000"/>
                <w:sz w:val="24"/>
              </w:rPr>
              <w:t>0</w:t>
            </w:r>
          </w:p>
        </w:tc>
      </w:tr>
      <w:tr w:rsidR="00E77AE5" w14:paraId="31CCE6DE" w14:textId="77777777">
        <w:trPr>
          <w:jc w:val="center"/>
        </w:trPr>
        <w:tc>
          <w:tcPr>
            <w:tcW w:w="6200" w:type="dxa"/>
          </w:tcPr>
          <w:p w14:paraId="31CCE6DC" w14:textId="77777777" w:rsidR="001A2654" w:rsidRDefault="00000000">
            <w:pPr>
              <w:spacing w:after="0" w:line="240" w:lineRule="auto"/>
              <w:rPr>
                <w:sz w:val="24"/>
              </w:rPr>
            </w:pPr>
            <w:r>
              <w:rPr>
                <w:rFonts w:ascii="Times New Roman" w:eastAsia="Times New Roman" w:hAnsi="Times New Roman" w:cs="Times New Roman"/>
                <w:i/>
                <w:color w:val="000000"/>
                <w:sz w:val="24"/>
                <w:u w:val="single"/>
              </w:rPr>
              <w:t>Table moves to</w:t>
            </w:r>
          </w:p>
        </w:tc>
        <w:tc>
          <w:tcPr>
            <w:tcW w:w="1800" w:type="dxa"/>
          </w:tcPr>
          <w:p w14:paraId="31CCE6DD" w14:textId="77777777" w:rsidR="001A2654" w:rsidRDefault="00000000">
            <w:pPr>
              <w:spacing w:after="0" w:line="240" w:lineRule="auto"/>
              <w:rPr>
                <w:sz w:val="24"/>
              </w:rPr>
            </w:pPr>
            <w:r>
              <w:rPr>
                <w:rFonts w:ascii="Times New Roman" w:eastAsia="Times New Roman" w:hAnsi="Times New Roman" w:cs="Times New Roman"/>
                <w:color w:val="000000"/>
                <w:sz w:val="24"/>
              </w:rPr>
              <w:t>0</w:t>
            </w:r>
          </w:p>
        </w:tc>
      </w:tr>
      <w:tr w:rsidR="00E77AE5" w14:paraId="31CCE6E1" w14:textId="77777777">
        <w:trPr>
          <w:jc w:val="center"/>
        </w:trPr>
        <w:tc>
          <w:tcPr>
            <w:tcW w:w="6200" w:type="dxa"/>
          </w:tcPr>
          <w:p w14:paraId="31CCE6DF" w14:textId="77777777" w:rsidR="001A2654" w:rsidRDefault="00000000">
            <w:pPr>
              <w:spacing w:after="0" w:line="240" w:lineRule="auto"/>
              <w:rPr>
                <w:sz w:val="24"/>
              </w:rPr>
            </w:pPr>
            <w:r>
              <w:rPr>
                <w:rFonts w:ascii="Times New Roman" w:eastAsia="Times New Roman" w:hAnsi="Times New Roman" w:cs="Times New Roman"/>
                <w:i/>
                <w:strike/>
                <w:color w:val="000000"/>
                <w:sz w:val="24"/>
              </w:rPr>
              <w:t>Table moves from</w:t>
            </w:r>
          </w:p>
        </w:tc>
        <w:tc>
          <w:tcPr>
            <w:tcW w:w="1800" w:type="dxa"/>
          </w:tcPr>
          <w:p w14:paraId="31CCE6E0" w14:textId="77777777" w:rsidR="001A2654" w:rsidRDefault="00000000">
            <w:pPr>
              <w:spacing w:after="0" w:line="240" w:lineRule="auto"/>
              <w:rPr>
                <w:sz w:val="24"/>
              </w:rPr>
            </w:pPr>
            <w:r>
              <w:rPr>
                <w:rFonts w:ascii="Times New Roman" w:eastAsia="Times New Roman" w:hAnsi="Times New Roman" w:cs="Times New Roman"/>
                <w:color w:val="000000"/>
                <w:sz w:val="24"/>
              </w:rPr>
              <w:t>0</w:t>
            </w:r>
          </w:p>
        </w:tc>
      </w:tr>
      <w:tr w:rsidR="00E77AE5" w14:paraId="31CCE6E4" w14:textId="77777777">
        <w:trPr>
          <w:jc w:val="center"/>
        </w:trPr>
        <w:tc>
          <w:tcPr>
            <w:tcW w:w="6200" w:type="dxa"/>
          </w:tcPr>
          <w:p w14:paraId="31CCE6E2" w14:textId="77777777" w:rsidR="001A2654" w:rsidRDefault="00000000">
            <w:pPr>
              <w:spacing w:after="0" w:line="240" w:lineRule="auto"/>
              <w:rPr>
                <w:sz w:val="24"/>
              </w:rPr>
            </w:pPr>
            <w:r>
              <w:rPr>
                <w:rFonts w:ascii="Times New Roman" w:eastAsia="Times New Roman" w:hAnsi="Times New Roman" w:cs="Times New Roman"/>
                <w:color w:val="000000"/>
                <w:sz w:val="24"/>
              </w:rPr>
              <w:t xml:space="preserve">Embedded Graphics (Visio, </w:t>
            </w:r>
            <w:proofErr w:type="spellStart"/>
            <w:r>
              <w:rPr>
                <w:rFonts w:ascii="Times New Roman" w:eastAsia="Times New Roman" w:hAnsi="Times New Roman" w:cs="Times New Roman"/>
                <w:color w:val="000000"/>
                <w:sz w:val="24"/>
              </w:rPr>
              <w:t>ChemDraw</w:t>
            </w:r>
            <w:proofErr w:type="spellEnd"/>
            <w:r>
              <w:rPr>
                <w:rFonts w:ascii="Times New Roman" w:eastAsia="Times New Roman" w:hAnsi="Times New Roman" w:cs="Times New Roman"/>
                <w:color w:val="000000"/>
                <w:sz w:val="24"/>
              </w:rPr>
              <w:t>, Images etc.)</w:t>
            </w:r>
          </w:p>
        </w:tc>
        <w:tc>
          <w:tcPr>
            <w:tcW w:w="1800" w:type="dxa"/>
          </w:tcPr>
          <w:p w14:paraId="31CCE6E3" w14:textId="77777777" w:rsidR="001A2654" w:rsidRDefault="00000000">
            <w:pPr>
              <w:spacing w:after="0" w:line="240" w:lineRule="auto"/>
              <w:rPr>
                <w:sz w:val="24"/>
              </w:rPr>
            </w:pPr>
            <w:r>
              <w:rPr>
                <w:rFonts w:ascii="Times New Roman" w:eastAsia="Times New Roman" w:hAnsi="Times New Roman" w:cs="Times New Roman"/>
                <w:color w:val="000000"/>
                <w:sz w:val="24"/>
              </w:rPr>
              <w:t>0</w:t>
            </w:r>
          </w:p>
        </w:tc>
      </w:tr>
      <w:tr w:rsidR="00E77AE5" w14:paraId="31CCE6E7" w14:textId="77777777">
        <w:trPr>
          <w:jc w:val="center"/>
        </w:trPr>
        <w:tc>
          <w:tcPr>
            <w:tcW w:w="6200" w:type="dxa"/>
          </w:tcPr>
          <w:p w14:paraId="31CCE6E5" w14:textId="77777777" w:rsidR="001A2654" w:rsidRDefault="00000000">
            <w:pPr>
              <w:spacing w:after="0" w:line="240" w:lineRule="auto"/>
              <w:rPr>
                <w:sz w:val="24"/>
              </w:rPr>
            </w:pPr>
            <w:r>
              <w:rPr>
                <w:rFonts w:ascii="Times New Roman" w:eastAsia="Times New Roman" w:hAnsi="Times New Roman" w:cs="Times New Roman"/>
                <w:color w:val="000000"/>
                <w:sz w:val="24"/>
              </w:rPr>
              <w:t xml:space="preserve">Embedded Excel </w:t>
            </w:r>
          </w:p>
        </w:tc>
        <w:tc>
          <w:tcPr>
            <w:tcW w:w="1800" w:type="dxa"/>
          </w:tcPr>
          <w:p w14:paraId="31CCE6E6" w14:textId="77777777" w:rsidR="001A2654" w:rsidRDefault="00000000">
            <w:pPr>
              <w:spacing w:after="0" w:line="240" w:lineRule="auto"/>
              <w:rPr>
                <w:sz w:val="24"/>
              </w:rPr>
            </w:pPr>
            <w:r>
              <w:rPr>
                <w:rFonts w:ascii="Times New Roman" w:eastAsia="Times New Roman" w:hAnsi="Times New Roman" w:cs="Times New Roman"/>
                <w:color w:val="000000"/>
                <w:sz w:val="24"/>
              </w:rPr>
              <w:t>0</w:t>
            </w:r>
          </w:p>
        </w:tc>
      </w:tr>
      <w:tr w:rsidR="00E77AE5" w14:paraId="31CCE6EA" w14:textId="77777777">
        <w:trPr>
          <w:jc w:val="center"/>
        </w:trPr>
        <w:tc>
          <w:tcPr>
            <w:tcW w:w="6200" w:type="dxa"/>
          </w:tcPr>
          <w:p w14:paraId="31CCE6E8" w14:textId="77777777" w:rsidR="001A2654" w:rsidRDefault="00000000">
            <w:pPr>
              <w:spacing w:after="0" w:line="240" w:lineRule="auto"/>
              <w:rPr>
                <w:sz w:val="24"/>
              </w:rPr>
            </w:pPr>
            <w:r>
              <w:rPr>
                <w:rFonts w:ascii="Times New Roman" w:eastAsia="Times New Roman" w:hAnsi="Times New Roman" w:cs="Times New Roman"/>
                <w:color w:val="000000"/>
                <w:sz w:val="24"/>
              </w:rPr>
              <w:t>Format changes</w:t>
            </w:r>
          </w:p>
        </w:tc>
        <w:tc>
          <w:tcPr>
            <w:tcW w:w="1800" w:type="dxa"/>
          </w:tcPr>
          <w:p w14:paraId="31CCE6E9" w14:textId="77777777" w:rsidR="001A2654" w:rsidRDefault="00000000">
            <w:pPr>
              <w:spacing w:after="0" w:line="240" w:lineRule="auto"/>
              <w:rPr>
                <w:sz w:val="24"/>
              </w:rPr>
            </w:pPr>
            <w:r>
              <w:rPr>
                <w:rFonts w:ascii="Times New Roman" w:eastAsia="Times New Roman" w:hAnsi="Times New Roman" w:cs="Times New Roman"/>
                <w:color w:val="000000"/>
                <w:sz w:val="24"/>
              </w:rPr>
              <w:t>0</w:t>
            </w:r>
          </w:p>
        </w:tc>
      </w:tr>
      <w:tr w:rsidR="00E77AE5" w14:paraId="31CCE6ED" w14:textId="77777777">
        <w:trPr>
          <w:jc w:val="center"/>
        </w:trPr>
        <w:tc>
          <w:tcPr>
            <w:tcW w:w="6200" w:type="dxa"/>
          </w:tcPr>
          <w:p w14:paraId="31CCE6EB" w14:textId="77777777" w:rsidR="001A2654" w:rsidRDefault="00000000">
            <w:pPr>
              <w:spacing w:after="0" w:line="240" w:lineRule="auto"/>
              <w:rPr>
                <w:sz w:val="24"/>
              </w:rPr>
            </w:pPr>
            <w:r>
              <w:rPr>
                <w:rFonts w:ascii="Times New Roman" w:eastAsia="Times New Roman" w:hAnsi="Times New Roman" w:cs="Times New Roman"/>
                <w:b/>
                <w:color w:val="000000"/>
                <w:sz w:val="24"/>
              </w:rPr>
              <w:t xml:space="preserve">Total Changes: </w:t>
            </w:r>
          </w:p>
        </w:tc>
        <w:tc>
          <w:tcPr>
            <w:tcW w:w="1800" w:type="dxa"/>
          </w:tcPr>
          <w:p w14:paraId="31CCE6EC" w14:textId="77777777" w:rsidR="001A2654" w:rsidRDefault="00000000">
            <w:pPr>
              <w:spacing w:after="0" w:line="240" w:lineRule="auto"/>
              <w:rPr>
                <w:sz w:val="24"/>
              </w:rPr>
            </w:pPr>
            <w:r>
              <w:rPr>
                <w:rFonts w:ascii="Times New Roman" w:eastAsia="Times New Roman" w:hAnsi="Times New Roman" w:cs="Times New Roman"/>
                <w:color w:val="000000"/>
                <w:sz w:val="24"/>
              </w:rPr>
              <w:t>156</w:t>
            </w:r>
          </w:p>
        </w:tc>
      </w:tr>
    </w:tbl>
    <w:p w14:paraId="31CCE6EE" w14:textId="77777777" w:rsidR="001A2654" w:rsidRDefault="001A2654">
      <w:pPr>
        <w:rPr>
          <w:sz w:val="24"/>
        </w:rPr>
      </w:pPr>
    </w:p>
    <w:p w14:paraId="31CCE6EF" w14:textId="77777777" w:rsidR="001A2654" w:rsidRDefault="001A2654">
      <w:pPr>
        <w:rPr>
          <w:sz w:val="24"/>
        </w:rPr>
      </w:pPr>
    </w:p>
    <w:sectPr w:rsidR="001A2654">
      <w:headerReference w:type="default" r:id="rId16"/>
      <w:foot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4B0A1" w14:textId="77777777" w:rsidR="001C6EB0" w:rsidRDefault="001C6EB0">
      <w:pPr>
        <w:spacing w:after="0" w:line="240" w:lineRule="auto"/>
      </w:pPr>
      <w:r>
        <w:separator/>
      </w:r>
    </w:p>
  </w:endnote>
  <w:endnote w:type="continuationSeparator" w:id="0">
    <w:p w14:paraId="2D9A97D3" w14:textId="77777777" w:rsidR="001C6EB0" w:rsidRDefault="001C6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omorrow">
    <w:altName w:val="Calibri"/>
    <w:charset w:val="00"/>
    <w:family w:val="auto"/>
    <w:pitch w:val="variable"/>
    <w:sig w:usb0="20000007" w:usb1="00000000" w:usb2="00000000" w:usb3="00000000" w:csb0="000000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E6F5" w14:textId="77777777" w:rsidR="006C4ECE" w:rsidRDefault="006C4E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E6F6" w14:textId="77777777" w:rsidR="00344BA4" w:rsidRDefault="00000000">
    <w:pPr>
      <w:pStyle w:val="Footer"/>
      <w:pBdr>
        <w:top w:val="single" w:sz="6" w:space="4" w:color="E5E1DA"/>
      </w:pBdr>
    </w:pPr>
    <w:r>
      <w:rPr>
        <w:b/>
        <w:caps/>
        <w:color w:val="4A4A4A"/>
        <w:spacing w:val="20"/>
        <w:sz w:val="14"/>
      </w:rPr>
      <w:t xml:space="preserve">MAIAEDGE </w:t>
    </w:r>
    <w:proofErr w:type="gramStart"/>
    <w:r>
      <w:rPr>
        <w:b/>
        <w:caps/>
        <w:color w:val="4A4A4A"/>
        <w:spacing w:val="20"/>
        <w:sz w:val="14"/>
      </w:rPr>
      <w:t>NETWORKS  ·</w:t>
    </w:r>
    <w:proofErr w:type="gramEnd"/>
    <w:r>
      <w:rPr>
        <w:b/>
        <w:caps/>
        <w:color w:val="4A4A4A"/>
        <w:spacing w:val="20"/>
        <w:sz w:val="14"/>
      </w:rPr>
      <w:t xml:space="preserve">  STATEMENT OF </w:t>
    </w:r>
    <w:proofErr w:type="gramStart"/>
    <w:r>
      <w:rPr>
        <w:b/>
        <w:caps/>
        <w:color w:val="4A4A4A"/>
        <w:spacing w:val="20"/>
        <w:sz w:val="14"/>
      </w:rPr>
      <w:t>WORK  ·</w:t>
    </w:r>
    <w:proofErr w:type="gramEnd"/>
    <w:r>
      <w:rPr>
        <w:b/>
        <w:caps/>
        <w:color w:val="4A4A4A"/>
        <w:spacing w:val="20"/>
        <w:sz w:val="14"/>
      </w:rPr>
      <w:t xml:space="preserve">  NEXUS ENGINEERING PHASE</w:t>
    </w:r>
    <w:r>
      <w:tab/>
    </w:r>
    <w:r>
      <w:rPr>
        <w:b/>
        <w:caps/>
        <w:color w:val="4A4A4A"/>
        <w:spacing w:val="20"/>
        <w:sz w:val="14"/>
      </w:rPr>
      <w:t xml:space="preserve">Page </w:t>
    </w:r>
    <w:r>
      <w:fldChar w:fldCharType="begin"/>
    </w:r>
    <w:r>
      <w:instrText>PAGE</w:instrText>
    </w:r>
    <w:r>
      <w:fldChar w:fldCharType="separate"/>
    </w:r>
    <w:r>
      <w:rPr>
        <w:b/>
        <w:color w:val="4A4A4A"/>
        <w:sz w:val="14"/>
      </w:rPr>
      <w:t>1</w:t>
    </w:r>
    <w:r>
      <w:rPr>
        <w:b/>
        <w:color w:val="4A4A4A"/>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E6FD" w14:textId="77777777" w:rsidR="006C4ECE" w:rsidRDefault="006C4E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E6FF" w14:textId="77777777" w:rsidR="001A2654" w:rsidRDefault="001A2654">
    <w:pP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78FFC" w14:textId="77777777" w:rsidR="001C6EB0" w:rsidRDefault="001C6EB0">
      <w:pPr>
        <w:spacing w:after="0" w:line="240" w:lineRule="auto"/>
      </w:pPr>
      <w:r>
        <w:separator/>
      </w:r>
    </w:p>
  </w:footnote>
  <w:footnote w:type="continuationSeparator" w:id="0">
    <w:p w14:paraId="078FF066" w14:textId="77777777" w:rsidR="001C6EB0" w:rsidRDefault="001C6EB0">
      <w:pPr>
        <w:spacing w:after="0" w:line="240" w:lineRule="auto"/>
      </w:pPr>
      <w:r>
        <w:continuationSeparator/>
      </w:r>
    </w:p>
  </w:footnote>
  <w:footnote w:id="1">
    <w:p w14:paraId="31CCE706" w14:textId="77777777" w:rsidR="001C6920" w:rsidRDefault="00000000">
      <w:pPr>
        <w:pStyle w:val="FootnoteText"/>
        <w:rPr>
          <w:ins w:id="61" w:author="Litera Compare" w:date="2026-05-15T17:42:00Z"/>
        </w:rPr>
      </w:pPr>
      <w:ins w:id="62" w:author="Litera Compare" w:date="2026-05-15T17:42:00Z">
        <w:r>
          <w:rPr>
            <w:rStyle w:val="FootnoteReference"/>
          </w:rPr>
          <w:footnoteRef/>
        </w:r>
        <w:r>
          <w:t xml:space="preserve"> </w:t>
        </w:r>
        <w:r>
          <w:rPr>
            <w:b/>
            <w:bCs/>
            <w:highlight w:val="yellow"/>
            <w:u w:val="single"/>
          </w:rPr>
          <w:t>Note to Contractor</w:t>
        </w:r>
        <w:r>
          <w:t>: Please provide full entity names.</w:t>
        </w:r>
      </w:ins>
    </w:p>
  </w:footnote>
  <w:footnote w:id="2">
    <w:p w14:paraId="31CCE707" w14:textId="237A8E92" w:rsidR="001C6920" w:rsidRDefault="00000000">
      <w:pPr>
        <w:pStyle w:val="FootnoteText"/>
        <w:rPr>
          <w:ins w:id="67" w:author="Litera Compare" w:date="2026-05-15T17:42:00Z"/>
        </w:rPr>
      </w:pPr>
      <w:ins w:id="68" w:author="Litera Compare" w:date="2026-05-15T17:42:00Z">
        <w:r>
          <w:rPr>
            <w:rStyle w:val="FootnoteReference"/>
          </w:rPr>
          <w:footnoteRef/>
        </w:r>
        <w:r>
          <w:t xml:space="preserve"> </w:t>
        </w:r>
      </w:ins>
      <w:ins w:id="69" w:author="Megan Claydon" w:date="2026-05-16T15:08:00Z" w16du:dateUtc="2026-05-16T20:08:00Z">
        <w:r w:rsidR="00084BED">
          <w:t>Under Review</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E6F2" w14:textId="77777777" w:rsidR="006C4ECE" w:rsidRDefault="006C4E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E6F3" w14:textId="77777777" w:rsidR="00344BA4" w:rsidRDefault="00000000">
    <w:pPr>
      <w:pStyle w:val="Header"/>
    </w:pPr>
    <w:r>
      <w:rPr>
        <w:noProof/>
      </w:rPr>
      <w:drawing>
        <wp:inline distT="0" distB="0" distL="0" distR="0" wp14:anchorId="31CCE700" wp14:editId="31CCE701">
          <wp:extent cx="1371600" cy="393826"/>
          <wp:effectExtent l="0" t="0" r="0" b="0"/>
          <wp:docPr id="1064112810" name="Picture 106411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12810" name="logo-rgb.png"/>
                  <pic:cNvPicPr/>
                </pic:nvPicPr>
                <pic:blipFill>
                  <a:blip r:embed="rId1"/>
                  <a:stretch>
                    <a:fillRect/>
                  </a:stretch>
                </pic:blipFill>
                <pic:spPr>
                  <a:xfrm>
                    <a:off x="0" y="0"/>
                    <a:ext cx="1371600" cy="393826"/>
                  </a:xfrm>
                  <a:prstGeom prst="rect">
                    <a:avLst/>
                  </a:prstGeom>
                </pic:spPr>
              </pic:pic>
            </a:graphicData>
          </a:graphic>
        </wp:inline>
      </w:drawing>
    </w:r>
    <w:r>
      <w:rPr>
        <w:color w:val="4A4A4A"/>
        <w:sz w:val="16"/>
      </w:rPr>
      <w:tab/>
    </w:r>
    <w:r>
      <w:rPr>
        <w:b/>
        <w:caps/>
        <w:color w:val="4A4A4A"/>
        <w:spacing w:val="30"/>
        <w:sz w:val="16"/>
      </w:rPr>
      <w:t>CONFIDENTIAL &amp; PROPRIETARY</w:t>
    </w:r>
  </w:p>
  <w:p w14:paraId="31CCE6F4" w14:textId="77777777" w:rsidR="00344BA4" w:rsidRDefault="00344BA4">
    <w:pPr>
      <w:pBdr>
        <w:bottom w:val="single" w:sz="12" w:space="1" w:color="FFC200"/>
      </w:pBdr>
      <w:spacing w:before="4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E6F7" w14:textId="77777777" w:rsidR="00344BA4" w:rsidRDefault="00344BA4">
    <w:pPr>
      <w:pStyle w:val="Header"/>
    </w:pPr>
  </w:p>
  <w:tbl>
    <w:tblPr>
      <w:tblW w:w="0" w:type="auto"/>
      <w:tblLayout w:type="fixed"/>
      <w:tblLook w:val="04A0" w:firstRow="1" w:lastRow="0" w:firstColumn="1" w:lastColumn="0" w:noHBand="0" w:noVBand="1"/>
    </w:tblPr>
    <w:tblGrid>
      <w:gridCol w:w="3168"/>
      <w:gridCol w:w="3024"/>
      <w:gridCol w:w="3168"/>
    </w:tblGrid>
    <w:tr w:rsidR="00E77AE5" w14:paraId="31CCE6FB" w14:textId="77777777">
      <w:tc>
        <w:tcPr>
          <w:tcW w:w="3168" w:type="dxa"/>
          <w:tcBorders>
            <w:top w:val="nil"/>
            <w:left w:val="nil"/>
            <w:bottom w:val="nil"/>
            <w:right w:val="nil"/>
          </w:tcBorders>
          <w:tcMar>
            <w:top w:w="0" w:type="dxa"/>
            <w:left w:w="0" w:type="dxa"/>
            <w:bottom w:w="0" w:type="dxa"/>
            <w:right w:w="0" w:type="dxa"/>
          </w:tcMar>
          <w:vAlign w:val="center"/>
        </w:tcPr>
        <w:p w14:paraId="31CCE6F8" w14:textId="77777777" w:rsidR="00344BA4" w:rsidRDefault="00000000">
          <w:pPr>
            <w:spacing w:after="0"/>
          </w:pPr>
          <w:r>
            <w:rPr>
              <w:noProof/>
            </w:rPr>
            <w:drawing>
              <wp:inline distT="0" distB="0" distL="0" distR="0" wp14:anchorId="31CCE702" wp14:editId="31CCE703">
                <wp:extent cx="1371600" cy="393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rgb.png"/>
                        <pic:cNvPicPr/>
                      </pic:nvPicPr>
                      <pic:blipFill>
                        <a:blip r:embed="rId1"/>
                        <a:stretch>
                          <a:fillRect/>
                        </a:stretch>
                      </pic:blipFill>
                      <pic:spPr>
                        <a:xfrm>
                          <a:off x="0" y="0"/>
                          <a:ext cx="1371600" cy="393826"/>
                        </a:xfrm>
                        <a:prstGeom prst="rect">
                          <a:avLst/>
                        </a:prstGeom>
                      </pic:spPr>
                    </pic:pic>
                  </a:graphicData>
                </a:graphic>
              </wp:inline>
            </w:drawing>
          </w:r>
        </w:p>
      </w:tc>
      <w:tc>
        <w:tcPr>
          <w:tcW w:w="3024" w:type="dxa"/>
          <w:tcBorders>
            <w:top w:val="nil"/>
            <w:left w:val="nil"/>
            <w:bottom w:val="nil"/>
            <w:right w:val="nil"/>
          </w:tcBorders>
          <w:tcMar>
            <w:top w:w="0" w:type="dxa"/>
            <w:left w:w="0" w:type="dxa"/>
            <w:bottom w:w="0" w:type="dxa"/>
            <w:right w:w="0" w:type="dxa"/>
          </w:tcMar>
          <w:vAlign w:val="center"/>
        </w:tcPr>
        <w:p w14:paraId="31CCE6F9" w14:textId="77777777" w:rsidR="00344BA4" w:rsidRDefault="00344BA4"/>
      </w:tc>
      <w:tc>
        <w:tcPr>
          <w:tcW w:w="3168" w:type="dxa"/>
          <w:tcBorders>
            <w:top w:val="nil"/>
            <w:left w:val="nil"/>
            <w:bottom w:val="nil"/>
            <w:right w:val="nil"/>
          </w:tcBorders>
          <w:tcMar>
            <w:top w:w="0" w:type="dxa"/>
            <w:left w:w="0" w:type="dxa"/>
            <w:bottom w:w="0" w:type="dxa"/>
            <w:right w:w="0" w:type="dxa"/>
          </w:tcMar>
          <w:vAlign w:val="center"/>
        </w:tcPr>
        <w:p w14:paraId="31CCE6FA" w14:textId="77777777" w:rsidR="00344BA4" w:rsidRDefault="00000000">
          <w:pPr>
            <w:spacing w:after="0"/>
            <w:jc w:val="right"/>
          </w:pPr>
          <w:r>
            <w:rPr>
              <w:noProof/>
            </w:rPr>
            <w:drawing>
              <wp:inline distT="0" distB="0" distL="0" distR="0" wp14:anchorId="31CCE704" wp14:editId="31CCE705">
                <wp:extent cx="1177615" cy="393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earce-logo.png"/>
                        <pic:cNvPicPr/>
                      </pic:nvPicPr>
                      <pic:blipFill>
                        <a:blip r:embed="rId2"/>
                        <a:stretch>
                          <a:fillRect/>
                        </a:stretch>
                      </pic:blipFill>
                      <pic:spPr>
                        <a:xfrm>
                          <a:off x="0" y="0"/>
                          <a:ext cx="1177615" cy="393192"/>
                        </a:xfrm>
                        <a:prstGeom prst="rect">
                          <a:avLst/>
                        </a:prstGeom>
                      </pic:spPr>
                    </pic:pic>
                  </a:graphicData>
                </a:graphic>
              </wp:inline>
            </w:drawing>
          </w:r>
        </w:p>
      </w:tc>
    </w:tr>
  </w:tbl>
  <w:p w14:paraId="31CCE6FC" w14:textId="77777777" w:rsidR="00344BA4" w:rsidRDefault="00344BA4">
    <w:pPr>
      <w:pBdr>
        <w:bottom w:val="single" w:sz="12" w:space="1" w:color="FFC200"/>
      </w:pBdr>
      <w:spacing w:before="40"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E6FE" w14:textId="77777777" w:rsidR="001A2654" w:rsidRDefault="001A2654">
    <w:pP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4285160">
    <w:abstractNumId w:val="8"/>
  </w:num>
  <w:num w:numId="2" w16cid:durableId="2089960454">
    <w:abstractNumId w:val="6"/>
  </w:num>
  <w:num w:numId="3" w16cid:durableId="419258205">
    <w:abstractNumId w:val="5"/>
  </w:num>
  <w:num w:numId="4" w16cid:durableId="253442317">
    <w:abstractNumId w:val="4"/>
  </w:num>
  <w:num w:numId="5" w16cid:durableId="588076644">
    <w:abstractNumId w:val="7"/>
  </w:num>
  <w:num w:numId="6" w16cid:durableId="664627622">
    <w:abstractNumId w:val="3"/>
  </w:num>
  <w:num w:numId="7" w16cid:durableId="460342614">
    <w:abstractNumId w:val="2"/>
  </w:num>
  <w:num w:numId="8" w16cid:durableId="1684282208">
    <w:abstractNumId w:val="1"/>
  </w:num>
  <w:num w:numId="9" w16cid:durableId="8234258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gan Claydon">
    <w15:presenceInfo w15:providerId="AD" w15:userId="S::megan@nexus-datacenters.com::e4a33bd9-8444-4502-874f-7825a0b06c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styleLockQFSet/>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22B3"/>
    <w:rsid w:val="00034616"/>
    <w:rsid w:val="0006063C"/>
    <w:rsid w:val="00084BED"/>
    <w:rsid w:val="000A324A"/>
    <w:rsid w:val="0015074B"/>
    <w:rsid w:val="001A2654"/>
    <w:rsid w:val="001A50B1"/>
    <w:rsid w:val="001A7B05"/>
    <w:rsid w:val="001C6920"/>
    <w:rsid w:val="001C6EB0"/>
    <w:rsid w:val="0029639D"/>
    <w:rsid w:val="00326F90"/>
    <w:rsid w:val="00344BA4"/>
    <w:rsid w:val="003616A9"/>
    <w:rsid w:val="003770F9"/>
    <w:rsid w:val="00394F53"/>
    <w:rsid w:val="005C4E96"/>
    <w:rsid w:val="00603CB2"/>
    <w:rsid w:val="00623992"/>
    <w:rsid w:val="006C4ECE"/>
    <w:rsid w:val="0070136E"/>
    <w:rsid w:val="00816C26"/>
    <w:rsid w:val="00936F85"/>
    <w:rsid w:val="00A177BE"/>
    <w:rsid w:val="00A52A31"/>
    <w:rsid w:val="00AA1D8D"/>
    <w:rsid w:val="00B46EA7"/>
    <w:rsid w:val="00B47730"/>
    <w:rsid w:val="00BD7C8F"/>
    <w:rsid w:val="00C31BE5"/>
    <w:rsid w:val="00CB0664"/>
    <w:rsid w:val="00D83F17"/>
    <w:rsid w:val="00DB32A9"/>
    <w:rsid w:val="00E35D11"/>
    <w:rsid w:val="00E77AE5"/>
    <w:rsid w:val="00EB18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CE52B"/>
  <w14:defaultImageDpi w14:val="330"/>
  <w15:docId w15:val="{447AF784-89DD-764E-8644-802A801A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omorrow" w:hAnsi="Tomorrow" w:cs="Tomorrow"/>
      <w:color w:val="1A1A1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customStyle="1" w:styleId="BodyTextChar">
    <w:name w:val="Body Text Char"/>
    <w:basedOn w:val="DefaultParagraphFont"/>
    <w:link w:val="BodyText"/>
    <w:uiPriority w:val="99"/>
    <w:rsid w:val="00AA1D8D"/>
  </w:style>
  <w:style w:type="character" w:styleId="IntenseEmphasis">
    <w:name w:val="Intense Emphasis"/>
    <w:basedOn w:val="DefaultParagraphFont"/>
    <w:uiPriority w:val="21"/>
    <w:qFormat/>
    <w:rsid w:val="00FC693F"/>
    <w:rPr>
      <w:b/>
      <w:bCs/>
      <w:i/>
      <w:iCs/>
      <w:color w:val="4F81BD" w:themeColor="accent1"/>
    </w:r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table" w:styleId="ColorfulGrid-Accent4">
    <w:name w:val="Colorful Grid Accent 4"/>
    <w:basedOn w:val="TableNormal"/>
    <w:uiPriority w:val="73"/>
    <w:rsid w:val="00CB0664"/>
    <w:pPr>
      <w:spacing w:after="0" w:line="240" w:lineRule="auto"/>
    </w:pPr>
    <w:rPr>
      <w:color w:val="000000" w:themeColor="text1"/>
      <w:sz w:val="20"/>
      <w:szCs w:val="2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BodyText2">
    <w:name w:val="Body Text 2"/>
    <w:basedOn w:val="Normal"/>
    <w:link w:val="BodyText2Char"/>
    <w:uiPriority w:val="99"/>
    <w:unhideWhenUsed/>
    <w:rsid w:val="00AA1D8D"/>
    <w:pPr>
      <w:spacing w:after="120" w:line="48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BodyText2Char">
    <w:name w:val="Body Text 2 Char"/>
    <w:basedOn w:val="DefaultParagraphFont"/>
    <w:link w:val="BodyText2"/>
    <w:uiPriority w:val="99"/>
    <w:rsid w:val="00AA1D8D"/>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styleId="SubtleReference">
    <w:name w:val="Subtle Reference"/>
    <w:basedOn w:val="DefaultParagraphFont"/>
    <w:uiPriority w:val="31"/>
    <w:qFormat/>
    <w:rsid w:val="00FC693F"/>
    <w:rPr>
      <w:smallCaps/>
      <w:color w:val="C0504D" w:themeColor="accent2"/>
      <w:u w:val="single"/>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FC693F"/>
    <w:pPr>
      <w:outlineLvl w:val="9"/>
    </w:p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paragraph" w:styleId="BodyText3">
    <w:name w:val="Body Text 3"/>
    <w:basedOn w:val="Normal"/>
    <w:link w:val="BodyText3Char"/>
    <w:uiPriority w:val="99"/>
    <w:unhideWhenUsed/>
    <w:rsid w:val="00AA1D8D"/>
    <w:pPr>
      <w:spacing w:after="120"/>
    </w:pPr>
    <w:rPr>
      <w:sz w:val="16"/>
      <w:szCs w:val="16"/>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customStyle="1" w:styleId="BodyText3Char">
    <w:name w:val="Body Text 3 Char"/>
    <w:basedOn w:val="DefaultParagraphFont"/>
    <w:link w:val="BodyText3"/>
    <w:uiPriority w:val="99"/>
    <w:rsid w:val="00AA1D8D"/>
    <w:rPr>
      <w:sz w:val="16"/>
      <w:szCs w:val="16"/>
    </w:r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Bullet2">
    <w:name w:val="List Bullet 2"/>
    <w:basedOn w:val="Normal"/>
    <w:uiPriority w:val="99"/>
    <w:unhideWhenUsed/>
    <w:rsid w:val="00326F90"/>
    <w:pPr>
      <w:numPr>
        <w:numId w:val="2"/>
      </w:numPr>
      <w:contextualSpacing/>
    </w:p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Bullet3">
    <w:name w:val="List Bullet 3"/>
    <w:basedOn w:val="Normal"/>
    <w:uiPriority w:val="99"/>
    <w:unhideWhenUsed/>
    <w:rsid w:val="00326F90"/>
    <w:pPr>
      <w:numPr>
        <w:numId w:val="3"/>
      </w:numPr>
      <w:contextualSpacing/>
    </w:p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ListNumber">
    <w:name w:val="List Number"/>
    <w:basedOn w:val="Normal"/>
    <w:uiPriority w:val="99"/>
    <w:unhideWhenUsed/>
    <w:rsid w:val="00326F90"/>
    <w:pPr>
      <w:numPr>
        <w:numId w:val="5"/>
      </w:numPr>
      <w:contextualSpacing/>
    </w:pPr>
  </w:style>
  <w:style w:type="character" w:styleId="Strong">
    <w:name w:val="Strong"/>
    <w:basedOn w:val="DefaultParagraphFont"/>
    <w:uiPriority w:val="22"/>
    <w:qFormat/>
    <w:rsid w:val="00FC693F"/>
    <w:rPr>
      <w:b/>
      <w:bC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character" w:styleId="SubtleEmphasis">
    <w:name w:val="Subtle Emphasis"/>
    <w:basedOn w:val="DefaultParagraphFont"/>
    <w:uiPriority w:val="19"/>
    <w:qFormat/>
    <w:rsid w:val="00FC693F"/>
    <w:rPr>
      <w:i/>
      <w:iCs/>
      <w:color w:val="808080" w:themeColor="text1" w:themeTint="7F"/>
    </w:r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styleId="Emphasis">
    <w:name w:val="Emphasis"/>
    <w:basedOn w:val="DefaultParagraphFont"/>
    <w:uiPriority w:val="20"/>
    <w:qFormat/>
    <w:rsid w:val="00FC693F"/>
    <w:rPr>
      <w:i/>
      <w:iCs/>
    </w:rPr>
  </w:style>
  <w:style w:type="character" w:styleId="BookTitle">
    <w:name w:val="Book Title"/>
    <w:basedOn w:val="DefaultParagraphFont"/>
    <w:uiPriority w:val="33"/>
    <w:qFormat/>
    <w:rsid w:val="00FC693F"/>
    <w:rPr>
      <w:b/>
      <w:bCs/>
      <w:smallCaps/>
      <w:spacing w:val="5"/>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C6920"/>
    <w:pPr>
      <w:spacing w:after="0" w:line="240" w:lineRule="auto"/>
    </w:pPr>
    <w:rPr>
      <w:rFonts w:ascii="Tomorrow" w:hAnsi="Tomorrow" w:cs="Tomorrow"/>
      <w:color w:val="1A1A1A"/>
      <w:sz w:val="20"/>
    </w:rPr>
  </w:style>
  <w:style w:type="character" w:styleId="CommentReference">
    <w:name w:val="annotation reference"/>
    <w:basedOn w:val="DefaultParagraphFont"/>
    <w:uiPriority w:val="99"/>
    <w:semiHidden/>
    <w:unhideWhenUsed/>
    <w:rsid w:val="001C6920"/>
    <w:rPr>
      <w:sz w:val="16"/>
      <w:szCs w:val="16"/>
    </w:rPr>
  </w:style>
  <w:style w:type="paragraph" w:styleId="CommentText">
    <w:name w:val="annotation text"/>
    <w:basedOn w:val="Normal"/>
    <w:link w:val="CommentTextChar"/>
    <w:uiPriority w:val="99"/>
    <w:unhideWhenUsed/>
    <w:rsid w:val="001C6920"/>
    <w:pPr>
      <w:spacing w:line="240" w:lineRule="auto"/>
    </w:pPr>
    <w:rPr>
      <w:szCs w:val="20"/>
    </w:rPr>
  </w:style>
  <w:style w:type="character" w:customStyle="1" w:styleId="CommentTextChar">
    <w:name w:val="Comment Text Char"/>
    <w:basedOn w:val="DefaultParagraphFont"/>
    <w:link w:val="CommentText"/>
    <w:uiPriority w:val="99"/>
    <w:rsid w:val="001C6920"/>
    <w:rPr>
      <w:rFonts w:ascii="Tomorrow" w:hAnsi="Tomorrow" w:cs="Tomorrow"/>
      <w:color w:val="1A1A1A"/>
      <w:sz w:val="20"/>
      <w:szCs w:val="20"/>
    </w:rPr>
  </w:style>
  <w:style w:type="paragraph" w:styleId="CommentSubject">
    <w:name w:val="annotation subject"/>
    <w:basedOn w:val="CommentText"/>
    <w:next w:val="CommentText"/>
    <w:link w:val="CommentSubjectChar"/>
    <w:uiPriority w:val="99"/>
    <w:semiHidden/>
    <w:unhideWhenUsed/>
    <w:rsid w:val="001C6920"/>
    <w:rPr>
      <w:b/>
      <w:bCs/>
    </w:rPr>
  </w:style>
  <w:style w:type="character" w:customStyle="1" w:styleId="CommentSubjectChar">
    <w:name w:val="Comment Subject Char"/>
    <w:basedOn w:val="CommentTextChar"/>
    <w:link w:val="CommentSubject"/>
    <w:uiPriority w:val="99"/>
    <w:semiHidden/>
    <w:rsid w:val="001C6920"/>
    <w:rPr>
      <w:rFonts w:ascii="Tomorrow" w:hAnsi="Tomorrow" w:cs="Tomorrow"/>
      <w:b/>
      <w:bCs/>
      <w:color w:val="1A1A1A"/>
      <w:sz w:val="20"/>
      <w:szCs w:val="20"/>
    </w:rPr>
  </w:style>
  <w:style w:type="paragraph" w:styleId="FootnoteText">
    <w:name w:val="footnote text"/>
    <w:basedOn w:val="Normal"/>
    <w:link w:val="FootnoteTextChar"/>
    <w:uiPriority w:val="99"/>
    <w:semiHidden/>
    <w:unhideWhenUsed/>
    <w:rsid w:val="001C6920"/>
    <w:pPr>
      <w:spacing w:after="0" w:line="240" w:lineRule="auto"/>
    </w:pPr>
    <w:rPr>
      <w:szCs w:val="20"/>
    </w:rPr>
  </w:style>
  <w:style w:type="character" w:customStyle="1" w:styleId="FootnoteTextChar">
    <w:name w:val="Footnote Text Char"/>
    <w:basedOn w:val="DefaultParagraphFont"/>
    <w:link w:val="FootnoteText"/>
    <w:uiPriority w:val="99"/>
    <w:semiHidden/>
    <w:rsid w:val="001C6920"/>
    <w:rPr>
      <w:rFonts w:ascii="Tomorrow" w:hAnsi="Tomorrow" w:cs="Tomorrow"/>
      <w:color w:val="1A1A1A"/>
      <w:sz w:val="20"/>
      <w:szCs w:val="20"/>
    </w:rPr>
  </w:style>
  <w:style w:type="character" w:styleId="FootnoteReference">
    <w:name w:val="footnote reference"/>
    <w:basedOn w:val="DefaultParagraphFont"/>
    <w:uiPriority w:val="99"/>
    <w:semiHidden/>
    <w:unhideWhenUsed/>
    <w:rsid w:val="001C692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ba21ad-1153-42f3-b9c9-0c804c3cde2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DA6FBB7A30F474D8498C4A8B6BBB661" ma:contentTypeVersion="9" ma:contentTypeDescription="Create a new document." ma:contentTypeScope="" ma:versionID="0f020527967bfde9990ff20888987a03">
  <xsd:schema xmlns:xsd="http://www.w3.org/2001/XMLSchema" xmlns:xs="http://www.w3.org/2001/XMLSchema" xmlns:p="http://schemas.microsoft.com/office/2006/metadata/properties" xmlns:ns2="c7ba21ad-1153-42f3-b9c9-0c804c3cde23" targetNamespace="http://schemas.microsoft.com/office/2006/metadata/properties" ma:root="true" ma:fieldsID="e1a749abe21f82b07473ad79226d0194" ns2:_="">
    <xsd:import namespace="c7ba21ad-1153-42f3-b9c9-0c804c3cde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ba21ad-1153-42f3-b9c9-0c804c3cde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3644a1-8ae2-4b65-a014-69df45c2682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9A58C9-5C9C-4E95-B776-41C74A6A2A78}">
  <ds:schemaRefs>
    <ds:schemaRef ds:uri="http://schemas.microsoft.com/office/2006/metadata/properties"/>
    <ds:schemaRef ds:uri="http://schemas.microsoft.com/office/infopath/2007/PartnerControls"/>
    <ds:schemaRef ds:uri="c7ba21ad-1153-42f3-b9c9-0c804c3cde23"/>
  </ds:schemaRefs>
</ds:datastoreItem>
</file>

<file path=customXml/itemProps2.xml><?xml version="1.0" encoding="utf-8"?>
<ds:datastoreItem xmlns:ds="http://schemas.openxmlformats.org/officeDocument/2006/customXml" ds:itemID="{49C4B82C-5803-40AF-A6F1-428E9030D44C}">
  <ds:schemaRefs>
    <ds:schemaRef ds:uri="http://schemas.microsoft.com/sharepoint/v3/contenttype/forms"/>
  </ds:schemaRefs>
</ds:datastoreItem>
</file>

<file path=customXml/itemProps3.xml><?xml version="1.0" encoding="utf-8"?>
<ds:datastoreItem xmlns:ds="http://schemas.openxmlformats.org/officeDocument/2006/customXml" ds:itemID="{0FE8AE60-6F06-4302-8BC5-1EF2A9454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ba21ad-1153-42f3-b9c9-0c804c3cd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2527</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Megan Claydon</cp:lastModifiedBy>
  <cp:revision>2</cp:revision>
  <dcterms:created xsi:type="dcterms:W3CDTF">2026-05-15T22:47:00Z</dcterms:created>
  <dcterms:modified xsi:type="dcterms:W3CDTF">2026-05-16T20:09:00Z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
    <vt:lpwstr>{REF:0000000000}</vt:lpwstr>
  </property>
  <property fmtid="{D5CDD505-2E9C-101B-9397-08002B2CF9AE}" pid="3" name="REF0">
    <vt:lpwstr>{REF0:0}</vt:lpwstr>
  </property>
  <property fmtid="{D5CDD505-2E9C-101B-9397-08002B2CF9AE}" pid="4" name="REF1">
    <vt:lpwstr>{REF1:000000}</vt:lpwstr>
  </property>
  <property fmtid="{D5CDD505-2E9C-101B-9397-08002B2CF9AE}" pid="5" name="ContentTypeId">
    <vt:lpwstr>0x0101006DA6FBB7A30F474D8498C4A8B6BBB661</vt:lpwstr>
  </property>
</Properties>
</file>