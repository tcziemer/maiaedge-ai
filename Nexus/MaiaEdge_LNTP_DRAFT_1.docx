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9979" w14:textId="77777777" w:rsidR="00E61429" w:rsidRDefault="00E61429" w:rsidP="0070636A">
      <w:pPr>
        <w:spacing w:after="240"/>
        <w:rPr>
          <w:szCs w:val="22"/>
        </w:rPr>
      </w:pPr>
    </w:p>
    <w:p w14:paraId="5DA0BC8D" w14:textId="77777777" w:rsidR="00DE2D49" w:rsidRPr="00D46F32" w:rsidRDefault="00000000" w:rsidP="0070636A">
      <w:pPr>
        <w:spacing w:after="240"/>
        <w:rPr>
          <w:rFonts w:asciiTheme="majorHAnsi" w:hAnsiTheme="majorHAnsi" w:cstheme="majorHAnsi"/>
          <w:szCs w:val="22"/>
        </w:rPr>
      </w:pPr>
      <w:r w:rsidRPr="00D46F32">
        <w:rPr>
          <w:rFonts w:asciiTheme="majorHAnsi" w:hAnsiTheme="majorHAnsi" w:cstheme="majorHAnsi"/>
          <w:szCs w:val="22"/>
        </w:rPr>
        <w:t>May</w:t>
      </w:r>
      <w:r w:rsidR="005D6584" w:rsidRPr="00D46F32">
        <w:rPr>
          <w:rFonts w:asciiTheme="majorHAnsi" w:hAnsiTheme="majorHAnsi" w:cstheme="majorHAnsi"/>
          <w:szCs w:val="22"/>
        </w:rPr>
        <w:t xml:space="preserve"> </w:t>
      </w:r>
      <w:r w:rsidRPr="00D46F32">
        <w:rPr>
          <w:rFonts w:asciiTheme="majorHAnsi" w:hAnsiTheme="majorHAnsi" w:cstheme="majorHAnsi"/>
          <w:szCs w:val="22"/>
        </w:rPr>
        <w:t>[ </w:t>
      </w:r>
      <w:r w:rsidRPr="00D46F32">
        <w:rPr>
          <w:rFonts w:ascii="Wingdings 2" w:eastAsia="Wingdings 2" w:hAnsi="Wingdings 2" w:cstheme="majorHAnsi"/>
          <w:szCs w:val="22"/>
        </w:rPr>
        <w:t>□</w:t>
      </w:r>
      <w:r w:rsidRPr="00D46F32">
        <w:rPr>
          <w:rFonts w:asciiTheme="majorHAnsi" w:hAnsiTheme="majorHAnsi" w:cstheme="majorHAnsi"/>
          <w:szCs w:val="22"/>
        </w:rPr>
        <w:t> ]</w:t>
      </w:r>
      <w:r w:rsidR="00E61429" w:rsidRPr="00D46F32">
        <w:rPr>
          <w:rFonts w:asciiTheme="majorHAnsi" w:hAnsiTheme="majorHAnsi" w:cstheme="majorHAnsi"/>
          <w:szCs w:val="22"/>
        </w:rPr>
        <w:t xml:space="preserve">, </w:t>
      </w:r>
      <w:r w:rsidR="005D6584" w:rsidRPr="00D46F32">
        <w:rPr>
          <w:rFonts w:asciiTheme="majorHAnsi" w:hAnsiTheme="majorHAnsi" w:cstheme="majorHAnsi"/>
          <w:szCs w:val="22"/>
        </w:rPr>
        <w:t>2026</w:t>
      </w:r>
    </w:p>
    <w:p w14:paraId="7A6E6854" w14:textId="6C84D561" w:rsidR="00D46F32" w:rsidRDefault="00000000" w:rsidP="00D46F32">
      <w:pPr>
        <w:spacing w:after="160" w:line="259" w:lineRule="auto"/>
        <w:rPr>
          <w:rFonts w:asciiTheme="majorHAnsi" w:eastAsia="Calibri" w:hAnsiTheme="majorHAnsi" w:cstheme="majorHAnsi"/>
          <w:kern w:val="2"/>
          <w:szCs w:val="22"/>
          <w14:ligatures w14:val="standardContextual"/>
        </w:rPr>
      </w:pPr>
      <w:r w:rsidRPr="00D46F32">
        <w:rPr>
          <w:rFonts w:asciiTheme="majorHAnsi" w:eastAsia="Calibri" w:hAnsiTheme="majorHAnsi" w:cstheme="majorHAnsi"/>
          <w:kern w:val="2"/>
          <w:szCs w:val="22"/>
          <w14:ligatures w14:val="standardContextual"/>
        </w:rPr>
        <w:t>MaiaEdge Networks, Inc.</w:t>
      </w:r>
      <w:r w:rsidRPr="00D46F32">
        <w:rPr>
          <w:rFonts w:asciiTheme="majorHAnsi" w:eastAsia="Calibri" w:hAnsiTheme="majorHAnsi" w:cstheme="majorHAnsi"/>
          <w:kern w:val="2"/>
          <w:szCs w:val="22"/>
          <w14:ligatures w14:val="standardContextual"/>
        </w:rPr>
        <w:br/>
      </w:r>
      <w:del w:id="0" w:author="Tim Ziemer" w:date="2026-05-12T18:02:00Z" w16du:dateUtc="2026-05-12T23:02:00Z">
        <w:r w:rsidRPr="00D46F32" w:rsidDel="00E46611">
          <w:rPr>
            <w:rFonts w:asciiTheme="majorHAnsi" w:eastAsia="Calibri" w:hAnsiTheme="majorHAnsi" w:cstheme="majorHAnsi"/>
            <w:kern w:val="2"/>
            <w:szCs w:val="22"/>
            <w14:ligatures w14:val="standardContextual"/>
          </w:rPr>
          <w:delText>[Address — to be confirmed]</w:delText>
        </w:r>
      </w:del>
      <w:ins w:id="1" w:author="Tim Ziemer" w:date="2026-05-12T18:02:00Z" w16du:dateUtc="2026-05-12T23:02:00Z">
        <w:r w:rsidR="00E46611">
          <w:rPr>
            <w:rFonts w:asciiTheme="majorHAnsi" w:eastAsia="Calibri" w:hAnsiTheme="majorHAnsi" w:cstheme="majorHAnsi"/>
            <w:kern w:val="2"/>
            <w:szCs w:val="22"/>
            <w14:ligatures w14:val="standardContextual"/>
          </w:rPr>
          <w:t>71 Bedford Rd. Suite 150</w:t>
        </w:r>
      </w:ins>
      <w:r w:rsidRPr="00D46F32">
        <w:rPr>
          <w:rFonts w:asciiTheme="majorHAnsi" w:eastAsia="Calibri" w:hAnsiTheme="majorHAnsi" w:cstheme="majorHAnsi"/>
          <w:kern w:val="2"/>
          <w:szCs w:val="22"/>
          <w14:ligatures w14:val="standardContextual"/>
        </w:rPr>
        <w:br/>
      </w:r>
      <w:del w:id="2" w:author="Tim Ziemer" w:date="2026-05-12T18:02:00Z" w16du:dateUtc="2026-05-12T23:02:00Z">
        <w:r w:rsidRPr="00D46F32" w:rsidDel="00E46611">
          <w:rPr>
            <w:rFonts w:asciiTheme="majorHAnsi" w:eastAsia="Calibri" w:hAnsiTheme="majorHAnsi" w:cstheme="majorHAnsi"/>
            <w:kern w:val="2"/>
            <w:szCs w:val="22"/>
            <w14:ligatures w14:val="standardContextual"/>
          </w:rPr>
          <w:delText>[City, State, Zip — to be confirmed]</w:delText>
        </w:r>
      </w:del>
      <w:ins w:id="3" w:author="Tim Ziemer" w:date="2026-05-12T18:02:00Z" w16du:dateUtc="2026-05-12T23:02:00Z">
        <w:r w:rsidR="00E46611">
          <w:rPr>
            <w:rFonts w:asciiTheme="majorHAnsi" w:eastAsia="Calibri" w:hAnsiTheme="majorHAnsi" w:cstheme="majorHAnsi"/>
            <w:kern w:val="2"/>
            <w:szCs w:val="22"/>
            <w14:ligatures w14:val="standardContextual"/>
          </w:rPr>
          <w:t>Burlington, MA 01803</w:t>
        </w:r>
      </w:ins>
      <w:r w:rsidRPr="00D46F32">
        <w:rPr>
          <w:rFonts w:asciiTheme="majorHAnsi" w:eastAsia="Calibri" w:hAnsiTheme="majorHAnsi" w:cstheme="majorHAnsi"/>
          <w:kern w:val="2"/>
          <w:szCs w:val="22"/>
          <w14:ligatures w14:val="standardContextual"/>
        </w:rPr>
        <w:br/>
        <w:t xml:space="preserve">Attn: </w:t>
      </w:r>
      <w:del w:id="4" w:author="Tim Ziemer" w:date="2026-05-12T18:02:00Z" w16du:dateUtc="2026-05-12T23:02:00Z">
        <w:r w:rsidRPr="00D46F32" w:rsidDel="00E46611">
          <w:rPr>
            <w:rFonts w:asciiTheme="majorHAnsi" w:eastAsia="Calibri" w:hAnsiTheme="majorHAnsi" w:cstheme="majorHAnsi"/>
            <w:kern w:val="2"/>
            <w:szCs w:val="22"/>
            <w14:ligatures w14:val="standardContextual"/>
          </w:rPr>
          <w:delText>[Engagement Lead]</w:delText>
        </w:r>
      </w:del>
      <w:ins w:id="5" w:author="Tim Ziemer" w:date="2026-05-12T18:39:00Z" w16du:dateUtc="2026-05-12T23:39:00Z">
        <w:r w:rsidR="00D33304">
          <w:rPr>
            <w:rFonts w:asciiTheme="majorHAnsi" w:eastAsia="Calibri" w:hAnsiTheme="majorHAnsi" w:cstheme="majorHAnsi"/>
            <w:kern w:val="2"/>
            <w:szCs w:val="22"/>
            <w14:ligatures w14:val="standardContextual"/>
          </w:rPr>
          <w:t>TBD</w:t>
        </w:r>
      </w:ins>
      <w:r w:rsidRPr="00D46F32">
        <w:rPr>
          <w:rFonts w:asciiTheme="majorHAnsi" w:eastAsia="Calibri" w:hAnsiTheme="majorHAnsi" w:cstheme="majorHAnsi"/>
          <w:kern w:val="2"/>
          <w:szCs w:val="22"/>
          <w14:ligatures w14:val="standardContextual"/>
        </w:rPr>
        <w:br/>
        <w:t xml:space="preserve">Title: </w:t>
      </w:r>
      <w:del w:id="6" w:author="Tim Ziemer" w:date="2026-05-12T18:03:00Z" w16du:dateUtc="2026-05-12T23:03:00Z">
        <w:r w:rsidRPr="00D46F32" w:rsidDel="00E46611">
          <w:rPr>
            <w:rFonts w:asciiTheme="majorHAnsi" w:eastAsia="Calibri" w:hAnsiTheme="majorHAnsi" w:cstheme="majorHAnsi"/>
            <w:kern w:val="2"/>
            <w:szCs w:val="22"/>
            <w14:ligatures w14:val="standardContextual"/>
          </w:rPr>
          <w:delText>[Title]</w:delText>
        </w:r>
      </w:del>
    </w:p>
    <w:p w14:paraId="78A5490F" w14:textId="77777777" w:rsidR="00D46F32" w:rsidRPr="00D46F32" w:rsidRDefault="00D46F32" w:rsidP="00D46F32">
      <w:pPr>
        <w:spacing w:after="160" w:line="259" w:lineRule="auto"/>
        <w:rPr>
          <w:rFonts w:asciiTheme="majorHAnsi" w:eastAsia="Calibri" w:hAnsiTheme="majorHAnsi" w:cstheme="majorHAnsi"/>
          <w:kern w:val="2"/>
          <w:szCs w:val="22"/>
          <w14:ligatures w14:val="standardContextual"/>
        </w:rPr>
      </w:pPr>
    </w:p>
    <w:p w14:paraId="77F0D00A" w14:textId="04766CC4" w:rsidR="006312F8" w:rsidRPr="00526365" w:rsidRDefault="00000000" w:rsidP="0070636A">
      <w:pPr>
        <w:pStyle w:val="BodyTextContinued"/>
        <w:ind w:left="1080" w:hanging="1080"/>
        <w:rPr>
          <w:szCs w:val="22"/>
        </w:rPr>
      </w:pPr>
      <w:r w:rsidRPr="00526365">
        <w:rPr>
          <w:szCs w:val="22"/>
        </w:rPr>
        <w:t>Subject:</w:t>
      </w:r>
      <w:r w:rsidRPr="00526365">
        <w:rPr>
          <w:szCs w:val="22"/>
        </w:rPr>
        <w:tab/>
      </w:r>
      <w:r w:rsidR="009E7E7A" w:rsidRPr="00526365">
        <w:rPr>
          <w:szCs w:val="22"/>
        </w:rPr>
        <w:t xml:space="preserve">Limited Notice to Proceed – </w:t>
      </w:r>
      <w:r w:rsidRPr="00526365">
        <w:rPr>
          <w:szCs w:val="22"/>
        </w:rPr>
        <w:t xml:space="preserve">Request for </w:t>
      </w:r>
      <w:r w:rsidR="00B176DF">
        <w:rPr>
          <w:szCs w:val="22"/>
        </w:rPr>
        <w:t>CONTRACTOR</w:t>
      </w:r>
      <w:r w:rsidR="00D46F32">
        <w:rPr>
          <w:szCs w:val="22"/>
        </w:rPr>
        <w:t xml:space="preserve"> </w:t>
      </w:r>
      <w:r w:rsidRPr="00526365">
        <w:rPr>
          <w:szCs w:val="22"/>
        </w:rPr>
        <w:t xml:space="preserve">to </w:t>
      </w:r>
      <w:r w:rsidR="00BD3B05" w:rsidRPr="00526365">
        <w:rPr>
          <w:szCs w:val="22"/>
        </w:rPr>
        <w:t xml:space="preserve">perform </w:t>
      </w:r>
      <w:r w:rsidRPr="00526365">
        <w:rPr>
          <w:szCs w:val="22"/>
        </w:rPr>
        <w:t xml:space="preserve">certain </w:t>
      </w:r>
      <w:r w:rsidR="00E638D2">
        <w:rPr>
          <w:szCs w:val="22"/>
        </w:rPr>
        <w:t xml:space="preserve">services </w:t>
      </w:r>
      <w:r w:rsidR="005F1F80" w:rsidRPr="00526365">
        <w:rPr>
          <w:szCs w:val="22"/>
        </w:rPr>
        <w:t xml:space="preserve">at the </w:t>
      </w:r>
      <w:r w:rsidR="0067383C" w:rsidRPr="00526365">
        <w:rPr>
          <w:szCs w:val="22"/>
        </w:rPr>
        <w:t>Project</w:t>
      </w:r>
      <w:r w:rsidR="00082DA9" w:rsidRPr="00526365">
        <w:rPr>
          <w:szCs w:val="22"/>
        </w:rPr>
        <w:t xml:space="preserve">; commitment </w:t>
      </w:r>
      <w:r w:rsidR="0078115A" w:rsidRPr="00526365">
        <w:rPr>
          <w:szCs w:val="22"/>
        </w:rPr>
        <w:t xml:space="preserve">by </w:t>
      </w:r>
      <w:r w:rsidR="00D2207B" w:rsidRPr="00526365">
        <w:rPr>
          <w:szCs w:val="22"/>
        </w:rPr>
        <w:t>OWNER</w:t>
      </w:r>
      <w:r w:rsidR="0078115A" w:rsidRPr="00526365">
        <w:rPr>
          <w:szCs w:val="22"/>
        </w:rPr>
        <w:t xml:space="preserve"> </w:t>
      </w:r>
      <w:r w:rsidR="00082DA9" w:rsidRPr="00526365">
        <w:rPr>
          <w:szCs w:val="22"/>
        </w:rPr>
        <w:t xml:space="preserve">to compensate </w:t>
      </w:r>
      <w:r w:rsidR="00B176DF">
        <w:rPr>
          <w:szCs w:val="22"/>
        </w:rPr>
        <w:t>CONTRACTOR</w:t>
      </w:r>
      <w:r w:rsidR="00D46F32">
        <w:rPr>
          <w:szCs w:val="22"/>
        </w:rPr>
        <w:t xml:space="preserve"> </w:t>
      </w:r>
      <w:r w:rsidR="00082DA9" w:rsidRPr="00526365">
        <w:rPr>
          <w:szCs w:val="22"/>
        </w:rPr>
        <w:t>for such activities</w:t>
      </w:r>
      <w:r w:rsidRPr="00526365">
        <w:rPr>
          <w:szCs w:val="22"/>
        </w:rPr>
        <w:t>.</w:t>
      </w:r>
      <w:r w:rsidR="00452F48" w:rsidRPr="00526365">
        <w:rPr>
          <w:szCs w:val="22"/>
        </w:rPr>
        <w:t xml:space="preserve"> </w:t>
      </w:r>
    </w:p>
    <w:p w14:paraId="6C69F8C1" w14:textId="700FDCEB" w:rsidR="002D1A34" w:rsidRDefault="00000000" w:rsidP="0070636A">
      <w:pPr>
        <w:pStyle w:val="BodyText1"/>
      </w:pPr>
      <w:r w:rsidRPr="00526365">
        <w:t xml:space="preserve">Dear </w:t>
      </w:r>
      <w:del w:id="7" w:author="Tim Ziemer" w:date="2026-05-12T18:03:00Z" w16du:dateUtc="2026-05-12T23:03:00Z">
        <w:r w:rsidRPr="00526365" w:rsidDel="00E46611">
          <w:delText>[Engagement Lead]</w:delText>
        </w:r>
      </w:del>
      <w:ins w:id="8" w:author="Tim Ziemer" w:date="2026-05-12T18:39:00Z" w16du:dateUtc="2026-05-12T23:39:00Z">
        <w:r w:rsidR="00D33304">
          <w:t>[Engagement Lead]</w:t>
        </w:r>
      </w:ins>
      <w:r w:rsidRPr="00526365">
        <w:t>:</w:t>
      </w:r>
    </w:p>
    <w:p w14:paraId="3878FE52" w14:textId="0DEF571B" w:rsidR="006312F8" w:rsidRPr="00526365" w:rsidRDefault="00000000" w:rsidP="0070636A">
      <w:pPr>
        <w:pStyle w:val="BodyText1"/>
      </w:pPr>
      <w:r>
        <w:t xml:space="preserve">This Letter Agreement (“Letter Agreement”) is hereby entered into by and between Nexus </w:t>
      </w:r>
      <w:r w:rsidR="004D3F30">
        <w:t>Hubbard Carrier</w:t>
      </w:r>
      <w:r>
        <w:t xml:space="preserve">, LLC (“OWNER”) and MaiaEdge Networks, Inc. (“CONTRACTOR”) with respect to the data center campus project being developed by OWNER near Hubbard, Texas (the “Project”). CONTRACTOR and OWNER intend to negotiate an Engineering Services Agreement (the “Definitive Agreement”) pursuant to which CONTRACTOR would perform certain engineering services to support the multi-building network connectivity architecture for the Project, as more particularly described in CONTRACTOR’s Statement of Work titled “Nexus Multi-Building Connectivity Architecture – Engineering Phase” (v1.0 Draft), dated May 2026 (collectively, the “Proposal”). Prior to execution of the Definitive Agreement, OWNER hereby requests that CONTRACTOR initiate performance of certain Initial Services (as defined below) preliminary to commencement of the work and full scope of services under the Definitive Agreement as they relate to the Project, on the terms set forth in this Letter Agreement. </w:t>
      </w:r>
    </w:p>
    <w:p w14:paraId="14C17386" w14:textId="37BF8ACC" w:rsidR="005D6584" w:rsidRPr="00526365" w:rsidRDefault="00000000" w:rsidP="0070636A">
      <w:pPr>
        <w:pStyle w:val="Heading1"/>
      </w:pPr>
      <w:r w:rsidRPr="00526365">
        <w:t xml:space="preserve">Upon </w:t>
      </w:r>
      <w:r w:rsidR="009600C7" w:rsidRPr="00526365">
        <w:t xml:space="preserve">your </w:t>
      </w:r>
      <w:r w:rsidR="0026109E" w:rsidRPr="00526365">
        <w:t>counter</w:t>
      </w:r>
      <w:r w:rsidR="0014264F" w:rsidRPr="00526365">
        <w:noBreakHyphen/>
      </w:r>
      <w:r w:rsidR="0026109E" w:rsidRPr="00526365">
        <w:t>signature below</w:t>
      </w:r>
      <w:r w:rsidRPr="00526365">
        <w:t xml:space="preserve">, </w:t>
      </w:r>
      <w:r w:rsidR="00917119" w:rsidRPr="00917119">
        <w:t xml:space="preserve">CONTRACTOR </w:t>
      </w:r>
      <w:r w:rsidRPr="00526365">
        <w:t xml:space="preserve">shall </w:t>
      </w:r>
      <w:r w:rsidR="00276253" w:rsidRPr="00526365">
        <w:t xml:space="preserve">begin </w:t>
      </w:r>
      <w:r w:rsidR="00123783" w:rsidRPr="00526365">
        <w:t>performance of the</w:t>
      </w:r>
      <w:r w:rsidR="00AB263A" w:rsidRPr="00526365">
        <w:t xml:space="preserve"> </w:t>
      </w:r>
      <w:r w:rsidR="00A2175C" w:rsidRPr="00526365">
        <w:t>services</w:t>
      </w:r>
      <w:r w:rsidR="00276253" w:rsidRPr="00526365">
        <w:t xml:space="preserve"> </w:t>
      </w:r>
      <w:r w:rsidR="00123783" w:rsidRPr="00526365">
        <w:t xml:space="preserve">set forth on </w:t>
      </w:r>
      <w:r w:rsidR="00452F48" w:rsidRPr="00526365">
        <w:rPr>
          <w:u w:val="single"/>
        </w:rPr>
        <w:t>Exhibit </w:t>
      </w:r>
      <w:r w:rsidR="00123783" w:rsidRPr="00526365">
        <w:rPr>
          <w:u w:val="single"/>
        </w:rPr>
        <w:t>A</w:t>
      </w:r>
      <w:r w:rsidR="00E05E53" w:rsidRPr="00526365">
        <w:t xml:space="preserve"> hereof</w:t>
      </w:r>
      <w:r w:rsidR="005028FF" w:rsidRPr="00526365">
        <w:t xml:space="preserve"> (the </w:t>
      </w:r>
      <w:r w:rsidR="00452F48" w:rsidRPr="00526365">
        <w:t>“</w:t>
      </w:r>
      <w:r w:rsidR="00E638D2">
        <w:rPr>
          <w:u w:val="single"/>
        </w:rPr>
        <w:t>Initial</w:t>
      </w:r>
      <w:r w:rsidR="006A689E" w:rsidRPr="00526365">
        <w:rPr>
          <w:u w:val="single"/>
        </w:rPr>
        <w:t xml:space="preserve"> </w:t>
      </w:r>
      <w:r w:rsidR="00E95762" w:rsidRPr="00526365">
        <w:rPr>
          <w:u w:val="single"/>
        </w:rPr>
        <w:t>Services</w:t>
      </w:r>
      <w:r w:rsidR="00452F48" w:rsidRPr="00526365">
        <w:t>”</w:t>
      </w:r>
      <w:r w:rsidR="005028FF" w:rsidRPr="00526365">
        <w:t>)</w:t>
      </w:r>
      <w:r w:rsidR="00E94C85" w:rsidRPr="00526365">
        <w:t xml:space="preserve">, </w:t>
      </w:r>
      <w:r w:rsidR="0026109E" w:rsidRPr="00526365">
        <w:t xml:space="preserve">subject to the terms and conditions of this </w:t>
      </w:r>
      <w:r w:rsidR="000875CA">
        <w:t>Letter Agreement</w:t>
      </w:r>
      <w:r w:rsidR="0026109E" w:rsidRPr="00526365">
        <w:t>.</w:t>
      </w:r>
      <w:r w:rsidRPr="00526365">
        <w:t xml:space="preserve"> All </w:t>
      </w:r>
      <w:r w:rsidR="00E638D2">
        <w:t>Initial</w:t>
      </w:r>
      <w:r w:rsidRPr="00526365">
        <w:t xml:space="preserve"> Services performed and paid for under this </w:t>
      </w:r>
      <w:r w:rsidR="000875CA">
        <w:t>Letter Agreement</w:t>
      </w:r>
      <w:r w:rsidRPr="00526365">
        <w:t xml:space="preserve"> shall be the property of OWNER</w:t>
      </w:r>
      <w:ins w:id="9" w:author="Legal" w:date="2026-05-08T15:55:00Z" w16du:dateUtc="2026-05-08T19:55:00Z">
        <w:r w:rsidR="00872F77">
          <w:t>, provided,</w:t>
        </w:r>
      </w:ins>
      <w:del w:id="10" w:author="Legal" w:date="2026-05-08T15:55:00Z" w16du:dateUtc="2026-05-08T19:55:00Z">
        <w:r w:rsidRPr="00526365" w:rsidDel="00872F77">
          <w:delText xml:space="preserve">.  </w:delText>
        </w:r>
      </w:del>
      <w:ins w:id="11" w:author="Legal" w:date="2026-05-08T15:55:00Z" w16du:dateUtc="2026-05-08T19:55:00Z">
        <w:r w:rsidR="00872F77" w:rsidRPr="00872F77">
          <w:t>all intellectual property, methodologies, tools, software, templates, know‑how, and other materials owned or developed by CONTRACTOR prior to or independently of the Initial Services shall remain the exclusive property of CONTRACTOR.</w:t>
        </w:r>
        <w:r w:rsidR="00872F77">
          <w:t xml:space="preserve">  </w:t>
        </w:r>
      </w:ins>
      <w:r w:rsidR="00917119" w:rsidRPr="00917119">
        <w:t xml:space="preserve">CONTRACTOR </w:t>
      </w:r>
      <w:r w:rsidRPr="00526365">
        <w:t xml:space="preserve">shall not subcontract any portion of the </w:t>
      </w:r>
      <w:r w:rsidR="00E638D2">
        <w:t xml:space="preserve">Initial </w:t>
      </w:r>
      <w:r w:rsidRPr="00526365">
        <w:t xml:space="preserve">Services under this </w:t>
      </w:r>
      <w:r w:rsidR="000875CA" w:rsidRPr="000875CA">
        <w:t xml:space="preserve">Letter Agreement </w:t>
      </w:r>
      <w:r w:rsidRPr="00526365">
        <w:t>without OWNER’s prior written consent.</w:t>
      </w:r>
    </w:p>
    <w:p w14:paraId="5C798616" w14:textId="77777777" w:rsidR="00BD11F8" w:rsidRPr="00526365" w:rsidRDefault="00000000" w:rsidP="0070636A">
      <w:pPr>
        <w:pStyle w:val="Heading1"/>
      </w:pPr>
      <w:r w:rsidRPr="00526365">
        <w:t>As soon as practica</w:t>
      </w:r>
      <w:r w:rsidR="00245C43" w:rsidRPr="00526365">
        <w:t>b</w:t>
      </w:r>
      <w:r w:rsidRPr="00526365">
        <w:t>l</w:t>
      </w:r>
      <w:r w:rsidR="00245C43" w:rsidRPr="00526365">
        <w:t>e</w:t>
      </w:r>
      <w:r w:rsidRPr="00526365">
        <w:t xml:space="preserve"> following execution of this </w:t>
      </w:r>
      <w:r w:rsidR="000875CA" w:rsidRPr="000875CA">
        <w:t>Letter Agreement</w:t>
      </w:r>
      <w:r w:rsidRPr="00526365">
        <w:t xml:space="preserve">, </w:t>
      </w:r>
      <w:r w:rsidR="00301F58" w:rsidRPr="00526365">
        <w:t>OWNER</w:t>
      </w:r>
      <w:r w:rsidRPr="00526365">
        <w:t xml:space="preserve"> and </w:t>
      </w:r>
      <w:r w:rsidR="00917119" w:rsidRPr="00917119">
        <w:t xml:space="preserve">CONTRACTOR </w:t>
      </w:r>
      <w:r w:rsidRPr="00526365">
        <w:t xml:space="preserve">shall cooperate to agree on a </w:t>
      </w:r>
      <w:r w:rsidR="002B0D14" w:rsidRPr="00526365">
        <w:t xml:space="preserve">plan, schedule and </w:t>
      </w:r>
      <w:r w:rsidR="00FD106D" w:rsidRPr="00526365">
        <w:t>budget</w:t>
      </w:r>
      <w:r w:rsidRPr="00526365">
        <w:t xml:space="preserve"> for performance of the </w:t>
      </w:r>
      <w:r w:rsidR="00E638D2">
        <w:t xml:space="preserve">Initial </w:t>
      </w:r>
      <w:r w:rsidR="00E95762" w:rsidRPr="00526365">
        <w:t>Services</w:t>
      </w:r>
      <w:r w:rsidRPr="00526365">
        <w:t>.</w:t>
      </w:r>
      <w:r w:rsidR="00452F48" w:rsidRPr="00526365">
        <w:t xml:space="preserve"> </w:t>
      </w:r>
      <w:r w:rsidR="003B27BC" w:rsidRPr="00526365">
        <w:t xml:space="preserve">Subject to </w:t>
      </w:r>
      <w:r w:rsidR="00452F48" w:rsidRPr="00526365">
        <w:rPr>
          <w:u w:val="single"/>
        </w:rPr>
        <w:t>Section </w:t>
      </w:r>
      <w:r w:rsidR="003B27BC" w:rsidRPr="00526365">
        <w:rPr>
          <w:u w:val="single"/>
        </w:rPr>
        <w:t>3</w:t>
      </w:r>
      <w:r w:rsidR="003B27BC" w:rsidRPr="00526365">
        <w:t xml:space="preserve"> below, </w:t>
      </w:r>
      <w:r w:rsidR="00301F58" w:rsidRPr="00526365">
        <w:t>OWNER</w:t>
      </w:r>
      <w:r w:rsidR="008422BF" w:rsidRPr="00526365">
        <w:t xml:space="preserve"> </w:t>
      </w:r>
      <w:r w:rsidR="00123783" w:rsidRPr="00526365">
        <w:t xml:space="preserve">agrees to </w:t>
      </w:r>
      <w:r w:rsidR="003B27BC" w:rsidRPr="00526365">
        <w:t xml:space="preserve">(a) </w:t>
      </w:r>
      <w:r w:rsidR="00123783" w:rsidRPr="00526365">
        <w:t xml:space="preserve">compensate </w:t>
      </w:r>
      <w:r w:rsidR="00917119" w:rsidRPr="00917119">
        <w:t xml:space="preserve">CONTRACTOR </w:t>
      </w:r>
      <w:r w:rsidR="00123783" w:rsidRPr="00526365">
        <w:t xml:space="preserve">for </w:t>
      </w:r>
      <w:r w:rsidR="0002607D" w:rsidRPr="00526365">
        <w:t xml:space="preserve">all </w:t>
      </w:r>
      <w:r w:rsidR="00E638D2">
        <w:t xml:space="preserve">Initial </w:t>
      </w:r>
      <w:r w:rsidR="00E95762" w:rsidRPr="00526365">
        <w:t>Services</w:t>
      </w:r>
      <w:r w:rsidR="00123783" w:rsidRPr="00526365">
        <w:t xml:space="preserve"> </w:t>
      </w:r>
      <w:r w:rsidR="00664760" w:rsidRPr="00526365">
        <w:t xml:space="preserve">performed </w:t>
      </w:r>
      <w:r w:rsidR="00AB5397" w:rsidRPr="00526365">
        <w:t>hereunder</w:t>
      </w:r>
      <w:r w:rsidR="006A689E" w:rsidRPr="00526365">
        <w:t xml:space="preserve"> </w:t>
      </w:r>
      <w:r w:rsidR="002E2105" w:rsidRPr="00526365">
        <w:t xml:space="preserve">in accordance with the rates set forth on </w:t>
      </w:r>
      <w:r w:rsidR="00452F48" w:rsidRPr="00526365">
        <w:rPr>
          <w:u w:val="single"/>
        </w:rPr>
        <w:t>Exhibit </w:t>
      </w:r>
      <w:r w:rsidR="002E2105" w:rsidRPr="00526365">
        <w:rPr>
          <w:u w:val="single"/>
        </w:rPr>
        <w:t>B</w:t>
      </w:r>
      <w:r w:rsidR="00396A77" w:rsidRPr="00526365">
        <w:t xml:space="preserve"> hereof</w:t>
      </w:r>
      <w:r w:rsidR="00E638D2">
        <w:t xml:space="preserve"> (the “Initial Services Fee”)</w:t>
      </w:r>
      <w:r w:rsidR="00BC54F0" w:rsidRPr="00526365">
        <w:t xml:space="preserve">, </w:t>
      </w:r>
      <w:r w:rsidR="00396A77" w:rsidRPr="00526365">
        <w:t xml:space="preserve">and </w:t>
      </w:r>
      <w:r w:rsidR="003B27BC" w:rsidRPr="00526365">
        <w:t xml:space="preserve">(b) </w:t>
      </w:r>
      <w:r w:rsidR="00BC54F0" w:rsidRPr="00526365">
        <w:t xml:space="preserve">reimburse </w:t>
      </w:r>
      <w:r w:rsidR="00917119" w:rsidRPr="00917119">
        <w:t xml:space="preserve">CONTRACTOR </w:t>
      </w:r>
      <w:r w:rsidR="00123783" w:rsidRPr="00526365">
        <w:t xml:space="preserve">for </w:t>
      </w:r>
      <w:r w:rsidR="00396A77" w:rsidRPr="00526365">
        <w:t>all reasonable, pre</w:t>
      </w:r>
      <w:r w:rsidR="0014264F" w:rsidRPr="00526365">
        <w:noBreakHyphen/>
      </w:r>
      <w:r w:rsidR="00396A77" w:rsidRPr="00526365">
        <w:t>approved</w:t>
      </w:r>
      <w:r w:rsidR="00AB5397" w:rsidRPr="00526365">
        <w:t xml:space="preserve"> </w:t>
      </w:r>
      <w:r w:rsidR="00123783" w:rsidRPr="00526365">
        <w:t xml:space="preserve">travel and </w:t>
      </w:r>
      <w:r w:rsidR="00664760" w:rsidRPr="00526365">
        <w:t>out</w:t>
      </w:r>
      <w:r w:rsidR="0014264F" w:rsidRPr="00526365">
        <w:noBreakHyphen/>
      </w:r>
      <w:r w:rsidR="00664760" w:rsidRPr="00526365">
        <w:t>of</w:t>
      </w:r>
      <w:r w:rsidR="0014264F" w:rsidRPr="00526365">
        <w:noBreakHyphen/>
      </w:r>
      <w:r w:rsidR="00664760" w:rsidRPr="00526365">
        <w:t>pocket</w:t>
      </w:r>
      <w:r w:rsidR="00123783" w:rsidRPr="00526365">
        <w:t xml:space="preserve"> expenses</w:t>
      </w:r>
      <w:r w:rsidR="0082637F" w:rsidRPr="00526365">
        <w:t>, and other pre</w:t>
      </w:r>
      <w:r w:rsidR="0014264F" w:rsidRPr="00526365">
        <w:noBreakHyphen/>
      </w:r>
      <w:r w:rsidR="0082637F" w:rsidRPr="00526365">
        <w:t>approved third</w:t>
      </w:r>
      <w:r w:rsidR="009B766B" w:rsidRPr="00526365">
        <w:t>-</w:t>
      </w:r>
      <w:r w:rsidR="0082637F" w:rsidRPr="00526365">
        <w:t>party costs</w:t>
      </w:r>
      <w:r w:rsidR="00123783" w:rsidRPr="00526365">
        <w:t xml:space="preserve"> </w:t>
      </w:r>
      <w:r w:rsidR="00C2104B" w:rsidRPr="00526365">
        <w:t xml:space="preserve">incurred </w:t>
      </w:r>
      <w:r w:rsidR="00810360" w:rsidRPr="00526365">
        <w:t xml:space="preserve">by </w:t>
      </w:r>
      <w:r w:rsidR="00917119" w:rsidRPr="00917119">
        <w:t xml:space="preserve">CONTRACTOR </w:t>
      </w:r>
      <w:r w:rsidR="00C2104B" w:rsidRPr="00526365">
        <w:t>in connection with such performance</w:t>
      </w:r>
      <w:r w:rsidR="009066FF" w:rsidRPr="00526365">
        <w:t xml:space="preserve"> (</w:t>
      </w:r>
      <w:r w:rsidR="001252CC" w:rsidRPr="00526365">
        <w:t xml:space="preserve">collectively, </w:t>
      </w:r>
      <w:r w:rsidR="009066FF" w:rsidRPr="00526365">
        <w:t xml:space="preserve">the </w:t>
      </w:r>
      <w:r w:rsidR="00452F48" w:rsidRPr="00526365">
        <w:t>“</w:t>
      </w:r>
      <w:r w:rsidR="009066FF" w:rsidRPr="00526365">
        <w:rPr>
          <w:u w:val="single"/>
        </w:rPr>
        <w:t>Reimbursable Costs</w:t>
      </w:r>
      <w:r w:rsidR="00452F48" w:rsidRPr="00526365">
        <w:t>”</w:t>
      </w:r>
      <w:r w:rsidR="009066FF" w:rsidRPr="00526365">
        <w:t>)</w:t>
      </w:r>
      <w:r w:rsidR="007C58F2" w:rsidRPr="00526365">
        <w:t>.</w:t>
      </w:r>
      <w:r w:rsidR="00452F48" w:rsidRPr="00526365">
        <w:t xml:space="preserve"> </w:t>
      </w:r>
    </w:p>
    <w:p w14:paraId="3D19F2DA" w14:textId="0365518E" w:rsidR="005D6584" w:rsidRPr="00526365" w:rsidRDefault="00000000" w:rsidP="0070636A">
      <w:pPr>
        <w:pStyle w:val="Heading1"/>
      </w:pPr>
      <w:r w:rsidRPr="00526365">
        <w:t xml:space="preserve">The Initial Services performed and Reimbursable Costs incurred pursuant to this Letter Agreement shall be subject to a cumulative not-to-exceed budget of </w:t>
      </w:r>
      <w:ins w:id="12" w:author="Tim Ziemer" w:date="2026-05-12T18:07:00Z" w16du:dateUtc="2026-05-12T23:07:00Z">
        <w:r w:rsidR="00E46611">
          <w:t>One Million</w:t>
        </w:r>
      </w:ins>
      <w:del w:id="13" w:author="Tim Ziemer" w:date="2026-05-12T18:07:00Z" w16du:dateUtc="2026-05-12T23:07:00Z">
        <w:r w:rsidR="004018AC" w:rsidDel="00E46611">
          <w:delText>Fi</w:delText>
        </w:r>
      </w:del>
      <w:del w:id="14" w:author="Tim Ziemer" w:date="2026-05-12T18:06:00Z" w16du:dateUtc="2026-05-12T23:06:00Z">
        <w:r w:rsidR="004018AC" w:rsidDel="00E46611">
          <w:delText>ve Hundred Thousand</w:delText>
        </w:r>
      </w:del>
      <w:r w:rsidRPr="00526365">
        <w:t xml:space="preserve"> U.S. Dollars (U.S. $[</w:t>
      </w:r>
      <w:del w:id="15" w:author="Tim Ziemer" w:date="2026-05-12T18:07:00Z" w16du:dateUtc="2026-05-12T23:07:00Z">
        <w:r w:rsidR="004018AC" w:rsidDel="00E46611">
          <w:delText>500,000.00</w:delText>
        </w:r>
      </w:del>
      <w:ins w:id="16" w:author="Tim Ziemer" w:date="2026-05-12T18:07:00Z" w16du:dateUtc="2026-05-12T23:07:00Z">
        <w:r w:rsidR="00E46611">
          <w:t>1,000,000.00</w:t>
        </w:r>
      </w:ins>
      <w:r w:rsidRPr="00526365">
        <w:t xml:space="preserve">]). Upon incurring, or reasonably anticipating, that CONTRACTOR will reach 80% </w:t>
      </w:r>
      <w:r w:rsidRPr="00526365">
        <w:lastRenderedPageBreak/>
        <w:t>of such not-to-exceed budget, CONTRACTOR shall promptly notify OWNER in writing and provide an estimate of the costs to complete applicable services.</w:t>
      </w:r>
      <w:r w:rsidR="00474E74">
        <w:t xml:space="preserve">  </w:t>
      </w:r>
      <w:ins w:id="17" w:author="Legal" w:date="2026-05-08T15:37:00Z" w16du:dateUtc="2026-05-08T19:37:00Z">
        <w:r w:rsidR="00474E74">
          <w:t>CONTRACTOR</w:t>
        </w:r>
        <w:r w:rsidR="00474E74" w:rsidRPr="00474E74">
          <w:t xml:space="preserve"> shall have no obligation to perform Services in excess of the applicable not-to-exceed amount. Upon reaching the not-to-exceed amount, </w:t>
        </w:r>
        <w:r w:rsidR="00474E74">
          <w:t>CONTRACTOR</w:t>
        </w:r>
        <w:r w:rsidR="00474E74" w:rsidRPr="00474E74">
          <w:t xml:space="preserve"> may suspend or cease performance unless the parties mutually agree in writing to increase the amount or amend </w:t>
        </w:r>
        <w:r w:rsidR="00474E74">
          <w:t>this</w:t>
        </w:r>
      </w:ins>
      <w:ins w:id="18" w:author="Legal" w:date="2026-05-08T15:38:00Z" w16du:dateUtc="2026-05-08T19:38:00Z">
        <w:r w:rsidR="00474E74">
          <w:t xml:space="preserve"> Letter Agreement</w:t>
        </w:r>
      </w:ins>
      <w:ins w:id="19" w:author="Legal" w:date="2026-05-08T15:37:00Z" w16du:dateUtc="2026-05-08T19:37:00Z">
        <w:r w:rsidR="00474E74" w:rsidRPr="00474E74">
          <w:t>.</w:t>
        </w:r>
      </w:ins>
    </w:p>
    <w:p w14:paraId="27866E83" w14:textId="29546BF4" w:rsidR="003B27BC" w:rsidRPr="00526365" w:rsidRDefault="00000000" w:rsidP="0070636A">
      <w:pPr>
        <w:pStyle w:val="Heading1"/>
      </w:pPr>
      <w:r>
        <w:t>OWNER</w:t>
      </w:r>
      <w:r w:rsidR="00B92E83">
        <w:t xml:space="preserve"> and </w:t>
      </w:r>
      <w:r w:rsidR="00917119">
        <w:t xml:space="preserve">CONTRACTOR </w:t>
      </w:r>
      <w:r w:rsidR="00B92E83">
        <w:t xml:space="preserve">agree to </w:t>
      </w:r>
      <w:r w:rsidR="001D03A9">
        <w:t>use commercially reasonabl</w:t>
      </w:r>
      <w:r w:rsidR="00F77887">
        <w:t>e</w:t>
      </w:r>
      <w:r w:rsidR="001D03A9">
        <w:t xml:space="preserve"> efforts to </w:t>
      </w:r>
      <w:r w:rsidR="00B92E83">
        <w:t xml:space="preserve">negotiate </w:t>
      </w:r>
      <w:r w:rsidR="001D03A9">
        <w:t>a mutually agreeable</w:t>
      </w:r>
      <w:r w:rsidR="001B3C4B">
        <w:t xml:space="preserve"> </w:t>
      </w:r>
      <w:r w:rsidR="004600E7">
        <w:t>Definitive</w:t>
      </w:r>
      <w:r w:rsidR="00917119">
        <w:t xml:space="preserve"> </w:t>
      </w:r>
      <w:r w:rsidR="007B0C8F">
        <w:t>Agreement</w:t>
      </w:r>
      <w:r w:rsidR="00B9440C">
        <w:t xml:space="preserve">; </w:t>
      </w:r>
      <w:r w:rsidR="00B9440C" w:rsidRPr="1AA1172E">
        <w:rPr>
          <w:i/>
          <w:iCs/>
        </w:rPr>
        <w:t>provided, however</w:t>
      </w:r>
      <w:r w:rsidR="00B9440C">
        <w:t>, that</w:t>
      </w:r>
      <w:r w:rsidR="00780184">
        <w:t xml:space="preserve"> </w:t>
      </w:r>
      <w:r>
        <w:t>OWNER</w:t>
      </w:r>
      <w:r w:rsidR="00452F48">
        <w:t>’</w:t>
      </w:r>
      <w:r w:rsidR="00B9440C">
        <w:t xml:space="preserve">s obligation to compensate </w:t>
      </w:r>
      <w:r w:rsidR="00917119">
        <w:t xml:space="preserve">CONTRACTOR </w:t>
      </w:r>
      <w:r w:rsidR="00B9440C">
        <w:t xml:space="preserve">for </w:t>
      </w:r>
      <w:r w:rsidR="005028FF">
        <w:t xml:space="preserve">the </w:t>
      </w:r>
      <w:r w:rsidR="00E638D2">
        <w:t>Initial</w:t>
      </w:r>
      <w:r w:rsidR="006A689E">
        <w:t xml:space="preserve"> </w:t>
      </w:r>
      <w:r w:rsidR="00E95762">
        <w:t>Services</w:t>
      </w:r>
      <w:r w:rsidR="00B9440C">
        <w:t xml:space="preserve"> </w:t>
      </w:r>
      <w:r w:rsidR="0002607D">
        <w:t xml:space="preserve">performed </w:t>
      </w:r>
      <w:r w:rsidR="00061E91">
        <w:t>hereunder</w:t>
      </w:r>
      <w:r w:rsidR="007014CC">
        <w:t xml:space="preserve">, and to reimburse </w:t>
      </w:r>
      <w:r w:rsidR="00917119">
        <w:t xml:space="preserve">CONTRACTOR </w:t>
      </w:r>
      <w:r w:rsidR="007014CC">
        <w:t>for Reimbursable Costs,</w:t>
      </w:r>
      <w:r w:rsidR="00B9440C">
        <w:t xml:space="preserve"> shall not be contingent upon execution of </w:t>
      </w:r>
      <w:r w:rsidR="00024731">
        <w:t>a</w:t>
      </w:r>
      <w:r w:rsidR="00B9440C">
        <w:t xml:space="preserve"> </w:t>
      </w:r>
      <w:r w:rsidR="004600E7">
        <w:t>Definitive</w:t>
      </w:r>
      <w:r w:rsidR="00917119">
        <w:t xml:space="preserve"> </w:t>
      </w:r>
      <w:r w:rsidR="00B9440C">
        <w:t>Agreement</w:t>
      </w:r>
      <w:r w:rsidR="00FD106D">
        <w:t xml:space="preserve">, or agreement on a budget for the </w:t>
      </w:r>
      <w:r w:rsidR="00E638D2">
        <w:t>Initial</w:t>
      </w:r>
      <w:r w:rsidR="006A689E">
        <w:t xml:space="preserve"> </w:t>
      </w:r>
      <w:r w:rsidR="00E95762">
        <w:t>Services</w:t>
      </w:r>
      <w:r w:rsidR="00B9440C">
        <w:t>.</w:t>
      </w:r>
      <w:r w:rsidR="00452F48">
        <w:t xml:space="preserve"> </w:t>
      </w:r>
      <w:r w:rsidR="00BC54F0">
        <w:t xml:space="preserve">All </w:t>
      </w:r>
      <w:r w:rsidR="00263CA8">
        <w:t xml:space="preserve">accrued </w:t>
      </w:r>
      <w:r w:rsidR="00BC54F0">
        <w:t xml:space="preserve">hourly fees and other </w:t>
      </w:r>
      <w:r w:rsidR="000E21E8">
        <w:t>Reimbursable C</w:t>
      </w:r>
      <w:r w:rsidR="00BC54F0">
        <w:t xml:space="preserve">osts (without markup) for </w:t>
      </w:r>
      <w:r w:rsidR="00E638D2">
        <w:t>Initial</w:t>
      </w:r>
      <w:r w:rsidR="006A689E">
        <w:t xml:space="preserve"> </w:t>
      </w:r>
      <w:r w:rsidR="00E95762">
        <w:t>Services</w:t>
      </w:r>
      <w:r w:rsidR="00BC54F0">
        <w:t xml:space="preserve"> </w:t>
      </w:r>
      <w:r w:rsidR="00664760">
        <w:t xml:space="preserve">performed </w:t>
      </w:r>
      <w:r w:rsidR="00BC54F0">
        <w:t xml:space="preserve">hereunder shall be invoiced </w:t>
      </w:r>
      <w:r w:rsidR="00661A61">
        <w:t xml:space="preserve">to </w:t>
      </w:r>
      <w:r>
        <w:t>OWNER</w:t>
      </w:r>
      <w:r w:rsidR="00E65B5A">
        <w:t xml:space="preserve"> </w:t>
      </w:r>
      <w:r w:rsidR="00BC54F0">
        <w:t xml:space="preserve">by </w:t>
      </w:r>
      <w:r w:rsidR="00917119">
        <w:t xml:space="preserve">CONTRACTOR </w:t>
      </w:r>
      <w:r w:rsidR="00D22F8A">
        <w:t>in a properly documented and itemized invoice</w:t>
      </w:r>
      <w:r w:rsidR="00DA44ED">
        <w:t>.</w:t>
      </w:r>
      <w:r w:rsidR="004838B0">
        <w:t xml:space="preserve"> Each such invoice shall detail the Initial Services completed and be accompanied by all supporting documentation as OWNER may reasonably require to substantiate CONTRACTOR’s right to payment, including a sworn statement identifying every subcontractor who is to receive payment of any amounts requested in the invoice, and applicable executed lien waivers in a form reasonably acceptable to OWNER</w:t>
      </w:r>
      <w:r w:rsidR="003007E8">
        <w:t>.</w:t>
      </w:r>
      <w:r w:rsidR="00CE40C2">
        <w:t xml:space="preserve"> </w:t>
      </w:r>
      <w:r w:rsidR="00917119">
        <w:t xml:space="preserve">CONTRACTOR </w:t>
      </w:r>
      <w:r w:rsidR="00731724">
        <w:t>shall submit its invoices</w:t>
      </w:r>
      <w:r w:rsidR="00E77209">
        <w:t xml:space="preserve"> no later than ten (10) days after the end of each month. </w:t>
      </w:r>
      <w:r w:rsidR="00A27662">
        <w:t>S</w:t>
      </w:r>
      <w:r>
        <w:t xml:space="preserve">ubject to </w:t>
      </w:r>
      <w:r w:rsidR="00452F48" w:rsidRPr="1AA1172E">
        <w:rPr>
          <w:u w:val="single"/>
        </w:rPr>
        <w:t>Section </w:t>
      </w:r>
      <w:r w:rsidR="00DA44ED" w:rsidRPr="1AA1172E">
        <w:rPr>
          <w:u w:val="single"/>
        </w:rPr>
        <w:t>3</w:t>
      </w:r>
      <w:r w:rsidR="00DA44ED">
        <w:t xml:space="preserve">, </w:t>
      </w:r>
      <w:r>
        <w:t>OWNER</w:t>
      </w:r>
      <w:r w:rsidR="00BC54F0">
        <w:t xml:space="preserve"> shall pay </w:t>
      </w:r>
      <w:r w:rsidR="006139C4">
        <w:t xml:space="preserve">all </w:t>
      </w:r>
      <w:r w:rsidR="007B0C8F">
        <w:t xml:space="preserve">properly invoiced </w:t>
      </w:r>
      <w:r w:rsidR="005025C3">
        <w:t xml:space="preserve">and undisputed </w:t>
      </w:r>
      <w:r w:rsidR="006139C4">
        <w:t xml:space="preserve">accrued hourly fees and </w:t>
      </w:r>
      <w:r w:rsidR="007B0C8F">
        <w:t>Reimbursable Costs</w:t>
      </w:r>
      <w:r w:rsidR="00BC54F0">
        <w:t xml:space="preserve"> within </w:t>
      </w:r>
      <w:r w:rsidR="00473A8D">
        <w:t>thirty</w:t>
      </w:r>
      <w:r w:rsidR="00877228">
        <w:t xml:space="preserve"> (</w:t>
      </w:r>
      <w:r w:rsidR="00473A8D">
        <w:t>3</w:t>
      </w:r>
      <w:r w:rsidR="00877228">
        <w:t xml:space="preserve">0) </w:t>
      </w:r>
      <w:r w:rsidR="00BC54F0">
        <w:t>days of receipt</w:t>
      </w:r>
      <w:r w:rsidR="00557085">
        <w:t xml:space="preserve"> </w:t>
      </w:r>
      <w:r w:rsidR="00F22FBA">
        <w:t xml:space="preserve">of </w:t>
      </w:r>
      <w:r w:rsidR="00661A61">
        <w:t>such invoice</w:t>
      </w:r>
      <w:r w:rsidR="00F22FBA">
        <w:t xml:space="preserve"> </w:t>
      </w:r>
      <w:r w:rsidR="005025C3">
        <w:t>or by</w:t>
      </w:r>
      <w:r w:rsidR="00BF2E15">
        <w:t xml:space="preserve"> the</w:t>
      </w:r>
      <w:r w:rsidR="00F22FBA">
        <w:t xml:space="preserve"> </w:t>
      </w:r>
      <w:r>
        <w:t xml:space="preserve">termination </w:t>
      </w:r>
      <w:r w:rsidR="00BF2E15">
        <w:t xml:space="preserve">date </w:t>
      </w:r>
      <w:r>
        <w:t xml:space="preserve">of this </w:t>
      </w:r>
      <w:r w:rsidR="000875CA">
        <w:t xml:space="preserve">Letter Agreement </w:t>
      </w:r>
      <w:r w:rsidR="009066FF">
        <w:t xml:space="preserve">by </w:t>
      </w:r>
      <w:r w:rsidR="00661A61">
        <w:t xml:space="preserve">either </w:t>
      </w:r>
      <w:r>
        <w:t>OWNER</w:t>
      </w:r>
      <w:r w:rsidR="009066FF">
        <w:t xml:space="preserve"> or </w:t>
      </w:r>
      <w:r w:rsidR="00917119">
        <w:t xml:space="preserve">CONTRACTOR </w:t>
      </w:r>
      <w:r w:rsidR="009066FF">
        <w:t xml:space="preserve">pursuant to </w:t>
      </w:r>
      <w:r w:rsidR="00452F48" w:rsidRPr="1AA1172E">
        <w:rPr>
          <w:u w:val="single"/>
        </w:rPr>
        <w:t>Section </w:t>
      </w:r>
      <w:r w:rsidR="006F22D4" w:rsidRPr="1AA1172E">
        <w:rPr>
          <w:u w:val="single"/>
        </w:rPr>
        <w:t>6</w:t>
      </w:r>
      <w:r w:rsidR="009066FF">
        <w:t>.</w:t>
      </w:r>
      <w:r w:rsidR="00452F48">
        <w:t xml:space="preserve"> </w:t>
      </w:r>
      <w:r w:rsidR="004838B0">
        <w:t xml:space="preserve">Other than the </w:t>
      </w:r>
      <w:r w:rsidR="6B9A9271">
        <w:t xml:space="preserve">Initial Services Fee and </w:t>
      </w:r>
      <w:r w:rsidR="004838B0">
        <w:t>Reimbursable Costs,</w:t>
      </w:r>
      <w:ins w:id="20" w:author="Legal" w:date="2026-05-08T15:39:00Z" w16du:dateUtc="2026-05-08T19:39:00Z">
        <w:r w:rsidR="00474E74">
          <w:t xml:space="preserve"> unless otherwise mutually agreed between the parties in writing,</w:t>
        </w:r>
      </w:ins>
      <w:r w:rsidR="004838B0">
        <w:t xml:space="preserve"> CONTRACTOR shall not be entitled to any additional or other payments, costs, expenses or reimbursement of any kind or nature in connection with the Initial Services authorized to be performed under this Letter Agreement</w:t>
      </w:r>
      <w:r w:rsidR="3ECB5377">
        <w:t xml:space="preserve">. The not-to-exceed budget set forth in Section 3 above </w:t>
      </w:r>
      <w:r w:rsidR="004838B0">
        <w:t>shall not be increased for any reason, cause or circumstance unless and only to the extent expressly agreed to in writing by OWNER.</w:t>
      </w:r>
    </w:p>
    <w:p w14:paraId="6B4A5ED8" w14:textId="070A1AD7" w:rsidR="009066FF" w:rsidRPr="00526365" w:rsidRDefault="00000000" w:rsidP="0070636A">
      <w:pPr>
        <w:pStyle w:val="Heading1"/>
      </w:pPr>
      <w:r w:rsidRPr="00526365">
        <w:t xml:space="preserve">To </w:t>
      </w:r>
      <w:r w:rsidR="00123A48" w:rsidRPr="00526365">
        <w:t>the extent</w:t>
      </w:r>
      <w:r w:rsidR="00CE40C2" w:rsidRPr="00526365">
        <w:t xml:space="preserve"> </w:t>
      </w:r>
      <w:r w:rsidR="00917119" w:rsidRPr="00917119">
        <w:t xml:space="preserve">CONTRACTOR </w:t>
      </w:r>
      <w:r w:rsidR="00CE40C2" w:rsidRPr="00526365">
        <w:t xml:space="preserve">and </w:t>
      </w:r>
      <w:r w:rsidR="00301F58" w:rsidRPr="00526365">
        <w:t>OWNER</w:t>
      </w:r>
      <w:r w:rsidR="005A6B90" w:rsidRPr="00526365">
        <w:t xml:space="preserve"> </w:t>
      </w:r>
      <w:r w:rsidR="00CE40C2" w:rsidRPr="00526365">
        <w:t xml:space="preserve">execute </w:t>
      </w:r>
      <w:r w:rsidR="004600E7">
        <w:t>a Definitive</w:t>
      </w:r>
      <w:r w:rsidR="00917119">
        <w:t xml:space="preserve"> </w:t>
      </w:r>
      <w:r w:rsidR="00CE40C2" w:rsidRPr="00526365">
        <w:t>Agreement</w:t>
      </w:r>
      <w:r w:rsidRPr="00526365">
        <w:t>,</w:t>
      </w:r>
      <w:r w:rsidR="00CE40C2" w:rsidRPr="00526365">
        <w:t xml:space="preserve"> </w:t>
      </w:r>
      <w:r w:rsidR="00A2175C" w:rsidRPr="00526365">
        <w:t xml:space="preserve">any </w:t>
      </w:r>
      <w:r w:rsidR="00E638D2">
        <w:t>Initial</w:t>
      </w:r>
      <w:r w:rsidR="006A689E" w:rsidRPr="00526365">
        <w:t xml:space="preserve"> </w:t>
      </w:r>
      <w:r w:rsidR="00E95762" w:rsidRPr="00526365">
        <w:t>Services</w:t>
      </w:r>
      <w:r w:rsidR="005028FF" w:rsidRPr="00526365">
        <w:t xml:space="preserve"> </w:t>
      </w:r>
      <w:r w:rsidR="00A2175C" w:rsidRPr="00526365">
        <w:t xml:space="preserve">furnished by </w:t>
      </w:r>
      <w:r w:rsidR="00917119">
        <w:t>CONTRACTOR</w:t>
      </w:r>
      <w:r w:rsidR="00A2175C" w:rsidRPr="00526365">
        <w:t xml:space="preserve"> </w:t>
      </w:r>
      <w:r w:rsidR="003972F0" w:rsidRPr="00526365">
        <w:t xml:space="preserve">hereunder </w:t>
      </w:r>
      <w:r w:rsidR="005028FF" w:rsidRPr="00526365">
        <w:t xml:space="preserve">will be deemed to have been performed under the </w:t>
      </w:r>
      <w:r w:rsidR="004600E7">
        <w:t>Definitive</w:t>
      </w:r>
      <w:r w:rsidR="00917119">
        <w:t xml:space="preserve"> </w:t>
      </w:r>
      <w:r w:rsidR="005028FF" w:rsidRPr="00526365">
        <w:t>Agreement and will be subject to the terms and conditions thereof</w:t>
      </w:r>
      <w:r w:rsidR="00CE40C2" w:rsidRPr="00526365">
        <w:t>.</w:t>
      </w:r>
      <w:r w:rsidR="00452F48" w:rsidRPr="00526365">
        <w:t xml:space="preserve"> </w:t>
      </w:r>
      <w:r w:rsidR="00C242FB" w:rsidRPr="00526365">
        <w:t xml:space="preserve">In addition, all amounts paid by </w:t>
      </w:r>
      <w:r w:rsidR="00301F58" w:rsidRPr="00526365">
        <w:t>OWNER</w:t>
      </w:r>
      <w:r w:rsidR="00C242FB" w:rsidRPr="00526365">
        <w:t xml:space="preserve"> to </w:t>
      </w:r>
      <w:r w:rsidR="00917119" w:rsidRPr="00917119">
        <w:t>CONTRACTOR</w:t>
      </w:r>
      <w:r w:rsidR="00917119">
        <w:t xml:space="preserve"> </w:t>
      </w:r>
      <w:r w:rsidR="00C242FB" w:rsidRPr="00526365">
        <w:t xml:space="preserve">under this </w:t>
      </w:r>
      <w:r w:rsidR="000875CA" w:rsidRPr="000875CA">
        <w:t xml:space="preserve">Letter Agreement </w:t>
      </w:r>
      <w:r w:rsidR="00C242FB" w:rsidRPr="00526365">
        <w:t xml:space="preserve">shall be deemed to have been paid under the </w:t>
      </w:r>
      <w:r w:rsidR="004600E7">
        <w:t>Definitive</w:t>
      </w:r>
      <w:r w:rsidR="00917119">
        <w:t xml:space="preserve"> </w:t>
      </w:r>
      <w:r w:rsidR="00C242FB" w:rsidRPr="00526365">
        <w:t xml:space="preserve">Agreement and shall be </w:t>
      </w:r>
      <w:r w:rsidR="00DD3694">
        <w:t>credited towards the contract sum payable</w:t>
      </w:r>
      <w:r w:rsidR="00C242FB" w:rsidRPr="00526365">
        <w:t xml:space="preserve"> to </w:t>
      </w:r>
      <w:r w:rsidR="00917119">
        <w:t>CONTRACTOR</w:t>
      </w:r>
      <w:r w:rsidR="00C242FB" w:rsidRPr="00526365">
        <w:t xml:space="preserve"> </w:t>
      </w:r>
      <w:r w:rsidR="00DD3694">
        <w:t>under the Definitive Agreement</w:t>
      </w:r>
      <w:r w:rsidR="00C242FB" w:rsidRPr="00526365">
        <w:t>.</w:t>
      </w:r>
      <w:r w:rsidR="00452F48" w:rsidRPr="00526365">
        <w:t xml:space="preserve"> </w:t>
      </w:r>
    </w:p>
    <w:p w14:paraId="1F257AB5" w14:textId="3CD78025" w:rsidR="006312F8" w:rsidRPr="00526365" w:rsidRDefault="00000000" w:rsidP="0070636A">
      <w:pPr>
        <w:pStyle w:val="Heading1"/>
      </w:pPr>
      <w:r>
        <w:t>OWNER</w:t>
      </w:r>
      <w:r w:rsidR="009066FF">
        <w:t xml:space="preserve"> </w:t>
      </w:r>
      <w:r w:rsidR="00DE13F1">
        <w:t xml:space="preserve">may terminate this </w:t>
      </w:r>
      <w:r w:rsidR="000875CA">
        <w:t xml:space="preserve">Letter Agreement </w:t>
      </w:r>
      <w:r w:rsidR="00DE13F1">
        <w:t>for convenience</w:t>
      </w:r>
      <w:r w:rsidR="00583D31">
        <w:t xml:space="preserve"> </w:t>
      </w:r>
      <w:del w:id="21" w:author="Legal" w:date="2026-05-08T15:40:00Z" w16du:dateUtc="2026-05-08T19:40:00Z">
        <w:r w:rsidR="00583D31" w:rsidDel="00474E74">
          <w:delText>at any time</w:delText>
        </w:r>
      </w:del>
      <w:ins w:id="22" w:author="Legal" w:date="2026-05-08T15:40:00Z" w16du:dateUtc="2026-05-08T19:40:00Z">
        <w:r w:rsidR="00474E74">
          <w:t>upon thirty (30) days prior written notice</w:t>
        </w:r>
      </w:ins>
      <w:r w:rsidR="00DC7A85" w:rsidRPr="1AA1172E">
        <w:rPr>
          <w:color w:val="auto"/>
        </w:rPr>
        <w:t xml:space="preserve">. </w:t>
      </w:r>
      <w:r w:rsidR="00DE13F1">
        <w:t xml:space="preserve">Any termination pursuant to this </w:t>
      </w:r>
      <w:r w:rsidR="00452F48" w:rsidRPr="1AA1172E">
        <w:rPr>
          <w:u w:val="single"/>
        </w:rPr>
        <w:t>Section </w:t>
      </w:r>
      <w:r w:rsidR="00437581" w:rsidRPr="1AA1172E">
        <w:rPr>
          <w:u w:val="single"/>
        </w:rPr>
        <w:t>6</w:t>
      </w:r>
      <w:r w:rsidR="00DE13F1">
        <w:t xml:space="preserve"> shall be effective </w:t>
      </w:r>
      <w:ins w:id="23" w:author="Legal" w:date="2026-05-08T15:40:00Z" w16du:dateUtc="2026-05-08T19:40:00Z">
        <w:r w:rsidR="00474E74">
          <w:t xml:space="preserve">as of the termination effective date set forth in such written notice </w:t>
        </w:r>
      </w:ins>
      <w:del w:id="24" w:author="Legal" w:date="2026-05-08T15:40:00Z" w16du:dateUtc="2026-05-08T19:40:00Z">
        <w:r w:rsidR="00DE13F1" w:rsidDel="00474E74">
          <w:delText xml:space="preserve">immediately upon delivery of written notice by </w:delText>
        </w:r>
        <w:r w:rsidR="00B176DF" w:rsidDel="00474E74">
          <w:delText>OWNER to CONTRACTOR</w:delText>
        </w:r>
        <w:r w:rsidR="005A12CE" w:rsidDel="00474E74">
          <w:delText xml:space="preserve">, </w:delText>
        </w:r>
      </w:del>
      <w:r w:rsidR="005A12CE">
        <w:t>and</w:t>
      </w:r>
      <w:r w:rsidR="00C4309D">
        <w:t xml:space="preserve"> </w:t>
      </w:r>
      <w:r w:rsidR="00B27864">
        <w:t>shall be</w:t>
      </w:r>
      <w:r w:rsidR="00DE13F1">
        <w:t xml:space="preserve"> without liability; </w:t>
      </w:r>
      <w:r w:rsidR="00DE13F1" w:rsidRPr="1AA1172E">
        <w:rPr>
          <w:i/>
          <w:iCs/>
        </w:rPr>
        <w:t xml:space="preserve">provided, however, </w:t>
      </w:r>
      <w:r w:rsidR="00DE13F1">
        <w:t xml:space="preserve">that </w:t>
      </w:r>
      <w:r w:rsidR="00C4309D">
        <w:t xml:space="preserve">any </w:t>
      </w:r>
      <w:r w:rsidR="00DE13F1">
        <w:t xml:space="preserve">rights and liabilities </w:t>
      </w:r>
      <w:r w:rsidR="00AB5397">
        <w:t xml:space="preserve">that have accrued at the time of termination </w:t>
      </w:r>
      <w:r w:rsidR="00DE13F1">
        <w:t xml:space="preserve">(including </w:t>
      </w:r>
      <w:r w:rsidR="00917119">
        <w:t>CONTRACTOR</w:t>
      </w:r>
      <w:r w:rsidR="00452F48">
        <w:t>’</w:t>
      </w:r>
      <w:r w:rsidR="00DE13F1">
        <w:t xml:space="preserve">s right to </w:t>
      </w:r>
      <w:r w:rsidR="009A6F0C">
        <w:t xml:space="preserve">undisputed </w:t>
      </w:r>
      <w:r w:rsidR="00DE13F1">
        <w:t>payment of pre</w:t>
      </w:r>
      <w:r>
        <w:noBreakHyphen/>
      </w:r>
      <w:r w:rsidR="00DE13F1">
        <w:t xml:space="preserve">termination </w:t>
      </w:r>
      <w:r w:rsidR="00263CA8">
        <w:t xml:space="preserve">accrued hourly fees, and </w:t>
      </w:r>
      <w:r w:rsidR="00DE13F1">
        <w:t>Reimbursable Costs</w:t>
      </w:r>
      <w:r w:rsidR="005025C3">
        <w:t>)</w:t>
      </w:r>
      <w:r w:rsidR="00DA7364">
        <w:t xml:space="preserve"> will survive termination</w:t>
      </w:r>
      <w:r w:rsidR="00DE13F1">
        <w:t>.</w:t>
      </w:r>
      <w:r w:rsidR="008C7FEF">
        <w:t xml:space="preserve"> In the event of a termination of this </w:t>
      </w:r>
      <w:r w:rsidR="000875CA">
        <w:t>Letter Agreement</w:t>
      </w:r>
      <w:r w:rsidR="008C7FEF">
        <w:t xml:space="preserve">, CONTRACTOR shall promptly demobilize from the Project site, and CONTRACTOR shall not be entitled to any payments or compensation other than the </w:t>
      </w:r>
      <w:r w:rsidR="2F4669D6">
        <w:t xml:space="preserve">Initial Services Fee and </w:t>
      </w:r>
      <w:r w:rsidR="008C7FEF">
        <w:t xml:space="preserve">Reimbursable Costs for Initial Services performed up to the </w:t>
      </w:r>
      <w:ins w:id="25" w:author="Legal" w:date="2026-05-08T15:41:00Z" w16du:dateUtc="2026-05-08T19:41:00Z">
        <w:r w:rsidR="00474E74">
          <w:t xml:space="preserve">effective </w:t>
        </w:r>
      </w:ins>
      <w:r w:rsidR="008C7FEF">
        <w:t>date of termination.</w:t>
      </w:r>
      <w:r w:rsidR="00452F48">
        <w:t xml:space="preserve"> </w:t>
      </w:r>
    </w:p>
    <w:p w14:paraId="7BE13D81" w14:textId="1FD32A24" w:rsidR="003972F0" w:rsidRPr="00526365" w:rsidRDefault="00000000" w:rsidP="0070636A">
      <w:pPr>
        <w:pStyle w:val="Heading1"/>
      </w:pPr>
      <w:r>
        <w:t>CONTRACTOR</w:t>
      </w:r>
      <w:r w:rsidR="0026109E" w:rsidRPr="00526365">
        <w:t xml:space="preserve"> shall perform the </w:t>
      </w:r>
      <w:r w:rsidR="00E638D2">
        <w:t>Initial</w:t>
      </w:r>
      <w:r w:rsidR="00F81371" w:rsidRPr="00526365">
        <w:t xml:space="preserve"> </w:t>
      </w:r>
      <w:r w:rsidR="00BD1CE2" w:rsidRPr="00526365">
        <w:t xml:space="preserve">Services </w:t>
      </w:r>
      <w:r w:rsidR="0026109E" w:rsidRPr="00526365">
        <w:t>in a professional, workmanlike and skillful manner consistent with</w:t>
      </w:r>
      <w:r w:rsidR="00971609" w:rsidRPr="00526365">
        <w:t xml:space="preserve"> th</w:t>
      </w:r>
      <w:r w:rsidR="0086359B" w:rsidRPr="00526365">
        <w:t>at</w:t>
      </w:r>
      <w:r w:rsidR="00971609" w:rsidRPr="00526365">
        <w:t xml:space="preserve"> degree of care, skill and responsibility customary for the performance of such services.</w:t>
      </w:r>
      <w:r w:rsidR="0086359B" w:rsidRPr="00526365">
        <w:t xml:space="preserve"> </w:t>
      </w:r>
      <w:r w:rsidR="00971609" w:rsidRPr="00526365">
        <w:t>Under</w:t>
      </w:r>
      <w:r w:rsidR="00371403" w:rsidRPr="00526365">
        <w:t xml:space="preserve"> </w:t>
      </w:r>
      <w:r w:rsidR="0026109E" w:rsidRPr="00526365">
        <w:t>no circumstances shall either party hereto be liable to the other for any consequential</w:t>
      </w:r>
      <w:r w:rsidR="00E2519C" w:rsidRPr="00526365">
        <w:t>, special</w:t>
      </w:r>
      <w:r w:rsidR="00E36488" w:rsidRPr="00526365">
        <w:t xml:space="preserve"> or indirect loss or damage,</w:t>
      </w:r>
      <w:r w:rsidR="009A6F0C" w:rsidRPr="00526365">
        <w:t xml:space="preserve"> including loss of revenue and loss of profit,</w:t>
      </w:r>
      <w:r w:rsidR="00E36488" w:rsidRPr="00526365">
        <w:t xml:space="preserve"> </w:t>
      </w:r>
      <w:r w:rsidR="0026109E" w:rsidRPr="00526365">
        <w:t xml:space="preserve">whether the claims are based on contract, tort, indemnity, warranty, negligence, </w:t>
      </w:r>
      <w:r w:rsidR="009F34E8" w:rsidRPr="00526365">
        <w:t xml:space="preserve">or </w:t>
      </w:r>
      <w:r w:rsidR="0026109E" w:rsidRPr="00526365">
        <w:t>strict liability, or are based on express or implied duties or obligations.</w:t>
      </w:r>
      <w:r w:rsidR="00452F48" w:rsidRPr="00526365">
        <w:t xml:space="preserve"> </w:t>
      </w:r>
      <w:ins w:id="26" w:author="Legal" w:date="2026-05-08T15:41:00Z" w16du:dateUtc="2026-05-08T19:41:00Z">
        <w:r w:rsidR="00474E74">
          <w:t xml:space="preserve"> In no event shall either party’s aggregate </w:t>
        </w:r>
        <w:r w:rsidR="00474E74">
          <w:lastRenderedPageBreak/>
          <w:t xml:space="preserve">liability under this Letter Agreement exceed the </w:t>
        </w:r>
      </w:ins>
      <w:ins w:id="27" w:author="Legal" w:date="2026-05-08T15:42:00Z" w16du:dateUtc="2026-05-08T19:42:00Z">
        <w:r w:rsidR="00474E74">
          <w:t>fees paid to CONTRACTOR by OWNER for the Services provided by CONTRACTOR under this Letter Agreement.</w:t>
        </w:r>
      </w:ins>
    </w:p>
    <w:p w14:paraId="0B017035" w14:textId="77777777" w:rsidR="007D4810" w:rsidRPr="00526365" w:rsidRDefault="00000000" w:rsidP="0070636A">
      <w:pPr>
        <w:pStyle w:val="Heading1"/>
      </w:pPr>
      <w:r w:rsidRPr="00526365">
        <w:t xml:space="preserve">If not terminated earlier pursuant to </w:t>
      </w:r>
      <w:r w:rsidR="00452F48" w:rsidRPr="00526365">
        <w:rPr>
          <w:u w:val="single"/>
        </w:rPr>
        <w:t>Section </w:t>
      </w:r>
      <w:r w:rsidR="00DC7A85" w:rsidRPr="00526365">
        <w:rPr>
          <w:u w:val="single"/>
        </w:rPr>
        <w:t>6</w:t>
      </w:r>
      <w:r w:rsidR="00DC7A85" w:rsidRPr="00526365">
        <w:t xml:space="preserve"> </w:t>
      </w:r>
      <w:r w:rsidRPr="00526365">
        <w:t xml:space="preserve">above, this </w:t>
      </w:r>
      <w:r w:rsidR="000875CA" w:rsidRPr="000875CA">
        <w:t xml:space="preserve">Letter Agreement </w:t>
      </w:r>
      <w:r w:rsidR="003972F0" w:rsidRPr="00526365">
        <w:t>will terminate automatically upon execution of a</w:t>
      </w:r>
      <w:r w:rsidR="004600E7">
        <w:t xml:space="preserve"> Definitive </w:t>
      </w:r>
      <w:r w:rsidR="003972F0" w:rsidRPr="00526365">
        <w:t>Agreement between</w:t>
      </w:r>
      <w:r w:rsidRPr="00526365">
        <w:t xml:space="preserve"> </w:t>
      </w:r>
      <w:r w:rsidR="00301F58" w:rsidRPr="00526365">
        <w:t>OWNER</w:t>
      </w:r>
      <w:r w:rsidR="00DE73B5" w:rsidRPr="00526365">
        <w:t xml:space="preserve"> </w:t>
      </w:r>
      <w:r w:rsidRPr="00526365">
        <w:t xml:space="preserve">and </w:t>
      </w:r>
      <w:r w:rsidR="00917119">
        <w:t>CONTRACTOR</w:t>
      </w:r>
      <w:r w:rsidR="00244ADD" w:rsidRPr="00526365">
        <w:t>,</w:t>
      </w:r>
      <w:r w:rsidR="003972F0" w:rsidRPr="00526365">
        <w:t xml:space="preserve"> or their nominated affiliates.</w:t>
      </w:r>
      <w:r w:rsidR="00C40D53" w:rsidRPr="00526365">
        <w:t xml:space="preserve"> </w:t>
      </w:r>
    </w:p>
    <w:p w14:paraId="513A5BEC" w14:textId="77777777" w:rsidR="009A6F0C" w:rsidRPr="00526365" w:rsidRDefault="00000000" w:rsidP="0070636A">
      <w:pPr>
        <w:pStyle w:val="Heading1"/>
      </w:pPr>
      <w:r w:rsidRPr="00526365">
        <w:t xml:space="preserve">The parties acknowledge that (i) this </w:t>
      </w:r>
      <w:r w:rsidR="000875CA" w:rsidRPr="000875CA">
        <w:t xml:space="preserve">Letter Agreement </w:t>
      </w:r>
      <w:r w:rsidRPr="00526365">
        <w:t xml:space="preserve">does not impose any obligation on OWNER to enter into any subsequent agreement with </w:t>
      </w:r>
      <w:r w:rsidR="00917119">
        <w:t>CONTRACTOR</w:t>
      </w:r>
      <w:r w:rsidRPr="00526365">
        <w:t xml:space="preserve"> or its affiliates related to the Project, including without limitation, the </w:t>
      </w:r>
      <w:r w:rsidR="004600E7">
        <w:t>Definitive</w:t>
      </w:r>
      <w:r w:rsidRPr="00526365">
        <w:t xml:space="preserve"> Agreement, and (ii) OWNER</w:t>
      </w:r>
      <w:r w:rsidR="00DC7A85" w:rsidRPr="00526365">
        <w:t xml:space="preserve"> and </w:t>
      </w:r>
      <w:r w:rsidR="00917119">
        <w:t>CONTRACTOR</w:t>
      </w:r>
      <w:r w:rsidRPr="00526365">
        <w:t xml:space="preserve"> shall have no liability or obligation whatsoever with respect to the failure to enter into any subsequent agreement related to the Project.</w:t>
      </w:r>
    </w:p>
    <w:p w14:paraId="46E54F31" w14:textId="49E58D72" w:rsidR="007D4810" w:rsidRDefault="00000000" w:rsidP="00ED5523">
      <w:pPr>
        <w:pStyle w:val="Heading1"/>
      </w:pPr>
      <w:r w:rsidRPr="00526365">
        <w:t xml:space="preserve">Each party hereto shall not disclose </w:t>
      </w:r>
      <w:r w:rsidR="009A6F0C" w:rsidRPr="00526365">
        <w:t>to any third-parties any</w:t>
      </w:r>
      <w:r w:rsidRPr="00526365">
        <w:t xml:space="preserve"> Confidential Information </w:t>
      </w:r>
      <w:r w:rsidR="009A6F0C" w:rsidRPr="00526365">
        <w:t>received from the other party</w:t>
      </w:r>
      <w:r w:rsidR="00055477" w:rsidRPr="00526365">
        <w:t xml:space="preserve"> </w:t>
      </w:r>
      <w:r w:rsidRPr="00526365">
        <w:t>without the prior written consent of the other party.</w:t>
      </w:r>
      <w:r w:rsidR="00AF3FBC" w:rsidRPr="00526365">
        <w:t xml:space="preserve"> </w:t>
      </w:r>
      <w:r w:rsidR="00055477" w:rsidRPr="00526365">
        <w:t xml:space="preserve">Confidential Information shall mean (i) in the case of OWNER, any information related to the Project, the Project’s tenant, or the business of OWNER, and (ii) in the case of </w:t>
      </w:r>
      <w:r w:rsidR="00917119">
        <w:t>CONTRACTOR</w:t>
      </w:r>
      <w:r w:rsidR="00055477" w:rsidRPr="00526365">
        <w:t xml:space="preserve">, </w:t>
      </w:r>
      <w:r w:rsidR="00917119">
        <w:t>CONTRACTOR</w:t>
      </w:r>
      <w:r w:rsidR="00055477" w:rsidRPr="00526365">
        <w:t>’s pricing and pricing methodologies</w:t>
      </w:r>
      <w:ins w:id="28" w:author="Legal" w:date="2026-05-08T15:43:00Z" w16du:dateUtc="2026-05-08T19:43:00Z">
        <w:r w:rsidR="00474E74">
          <w:t xml:space="preserve">, </w:t>
        </w:r>
      </w:ins>
      <w:ins w:id="29" w:author="Legal" w:date="2026-05-08T15:43:00Z">
        <w:r w:rsidR="00474E74" w:rsidRPr="00474E74">
          <w:t>methods, software, algorithms, models, documentation, drawings, processes, techniques, technical and other business information</w:t>
        </w:r>
      </w:ins>
      <w:ins w:id="30" w:author="Legal" w:date="2026-05-08T15:43:00Z" w16du:dateUtc="2026-05-08T19:43:00Z">
        <w:r w:rsidR="00474E74">
          <w:t xml:space="preserve"> provided in connection with the Services</w:t>
        </w:r>
      </w:ins>
      <w:r w:rsidR="00055477" w:rsidRPr="00526365">
        <w:t>. The parties agree that</w:t>
      </w:r>
      <w:ins w:id="31" w:author="Legal" w:date="2026-05-08T15:45:00Z" w16du:dateUtc="2026-05-08T19:45:00Z">
        <w:r w:rsidR="00ED5523">
          <w:t xml:space="preserve"> upon prior written notice to CONTRACTOR</w:t>
        </w:r>
      </w:ins>
      <w:r w:rsidR="00055477" w:rsidRPr="00526365">
        <w:t xml:space="preserve"> OWNER may disclose </w:t>
      </w:r>
      <w:r w:rsidR="00917119">
        <w:t>CONTRACTOR</w:t>
      </w:r>
      <w:r w:rsidR="00055477" w:rsidRPr="00526365">
        <w:t xml:space="preserve">’s Confidential Information without </w:t>
      </w:r>
      <w:r w:rsidR="00917119">
        <w:t>CONTRACTOR</w:t>
      </w:r>
      <w:r w:rsidR="00055477" w:rsidRPr="00526365">
        <w:t xml:space="preserve">’s prior consent to OWNER’s affiliates, underwriters, any prospective or actual purchaser of all or a portion of OWNER’s or any of its affiliates’ assets or ownership interests, any prospective or actual lenders and their representatives, rating agencies or any other party in </w:t>
      </w:r>
      <w:del w:id="32" w:author="Legal" w:date="2026-05-08T15:45:00Z" w16du:dateUtc="2026-05-08T19:45:00Z">
        <w:r w:rsidR="00055477" w:rsidRPr="00526365" w:rsidDel="00ED5523">
          <w:delText xml:space="preserve">relation </w:delText>
        </w:r>
      </w:del>
      <w:ins w:id="33" w:author="Legal" w:date="2026-05-08T15:45:00Z" w16du:dateUtc="2026-05-08T19:45:00Z">
        <w:r w:rsidR="00ED5523">
          <w:t>reasonably necessary</w:t>
        </w:r>
        <w:r w:rsidR="00ED5523" w:rsidRPr="00526365">
          <w:t xml:space="preserve"> </w:t>
        </w:r>
      </w:ins>
      <w:r w:rsidR="00055477" w:rsidRPr="00526365">
        <w:t>to project financing for the Project, provided that such recipients are bound by confidentiality obligations to OWNER in writing</w:t>
      </w:r>
      <w:ins w:id="34" w:author="Legal" w:date="2026-05-08T15:45:00Z" w16du:dateUtc="2026-05-08T19:45:00Z">
        <w:r w:rsidR="00ED5523">
          <w:t xml:space="preserve"> which are no less protective than those set forth in this Letter Agreement</w:t>
        </w:r>
      </w:ins>
      <w:r w:rsidR="00055477" w:rsidRPr="00526365">
        <w:t>.</w:t>
      </w:r>
      <w:ins w:id="35" w:author="Legal" w:date="2026-05-08T15:46:00Z" w16du:dateUtc="2026-05-08T19:46:00Z">
        <w:r w:rsidR="00ED5523">
          <w:t xml:space="preserve">  N</w:t>
        </w:r>
        <w:r w:rsidR="00ED5523" w:rsidRPr="00ED5523">
          <w:t>otwithstanding the foregoing, OWNER shall not disclose CONTRACTOR’s trade secrets, proprietary methodologies, pricing information, cost structures, personnel data, or other competitively sensitive Confidential Information (collectively, “Sensitive Information”) to any third party without CONTRACTOR’s prior written consent, except to the extent such disclosure is strictly required for purposes of the applicable financing or transaction and subject to enhanced confidentiality protections.</w:t>
        </w:r>
        <w:r w:rsidR="00ED5523">
          <w:t xml:space="preserve">  </w:t>
        </w:r>
      </w:ins>
      <w:ins w:id="36" w:author="Legal" w:date="2026-05-08T15:47:00Z" w16du:dateUtc="2026-05-08T19:47:00Z">
        <w:r w:rsidR="00ED5523" w:rsidRPr="00ED5523">
          <w:t>OWNER shall remain responsible for any breach of the confidentiality obligations applicable to CONTRACTOR’s Confidential Information by any recipient to whom disclosure is permitted under this Section.</w:t>
        </w:r>
      </w:ins>
    </w:p>
    <w:p w14:paraId="661BD833" w14:textId="36532B7F" w:rsidR="008C7FEF" w:rsidRPr="008C7FEF" w:rsidRDefault="00000000" w:rsidP="008C7FEF">
      <w:pPr>
        <w:pStyle w:val="Heading1"/>
      </w:pPr>
      <w:r w:rsidRPr="008C7FEF">
        <w:t xml:space="preserve">At all times from commencement through to the termination of this </w:t>
      </w:r>
      <w:r w:rsidR="000875CA" w:rsidRPr="000875CA">
        <w:t>Letter Agreement</w:t>
      </w:r>
      <w:r w:rsidRPr="008C7FEF">
        <w:t xml:space="preserve">, the </w:t>
      </w:r>
      <w:r w:rsidR="002D1A34">
        <w:t>CONTRACTOR</w:t>
      </w:r>
      <w:r w:rsidRPr="008C7FEF">
        <w:t xml:space="preserve"> shall maintain insurance in the amounts and nature set forth in </w:t>
      </w:r>
      <w:r w:rsidRPr="008C7FEF">
        <w:rPr>
          <w:u w:val="single"/>
        </w:rPr>
        <w:t>Exhibit C</w:t>
      </w:r>
      <w:r>
        <w:t xml:space="preserve"> hereof</w:t>
      </w:r>
      <w:r w:rsidRPr="008C7FEF">
        <w:t xml:space="preserve">. Such insurance (other than Worker’s Compensation insurance) shall include </w:t>
      </w:r>
      <w:r w:rsidR="002D1A34">
        <w:t>OWNER</w:t>
      </w:r>
      <w:r w:rsidRPr="008C7FEF">
        <w:t xml:space="preserve"> and its affiliates and their respective partners, directors, officers, members, managers, shareholders, employees, subsidiaries, and representatives, as their interests may appear, as additional named insureds (“</w:t>
      </w:r>
      <w:r w:rsidRPr="002D1A34">
        <w:rPr>
          <w:u w:val="single"/>
        </w:rPr>
        <w:t>Additional Insureds</w:t>
      </w:r>
      <w:r w:rsidRPr="008C7FEF">
        <w:t xml:space="preserve">”). To the fullest extent permitted by law, </w:t>
      </w:r>
      <w:r w:rsidR="002D1A34">
        <w:t>CONTRACTOR</w:t>
      </w:r>
      <w:r w:rsidRPr="008C7FEF">
        <w:t xml:space="preserve"> shall indemnify and hold </w:t>
      </w:r>
      <w:r w:rsidR="002D1A34">
        <w:t>OWNER</w:t>
      </w:r>
      <w:r w:rsidRPr="008C7FEF">
        <w:t xml:space="preserve"> and the Additional Insureds harmless from and against any and all</w:t>
      </w:r>
      <w:ins w:id="37" w:author="Legal" w:date="2026-05-08T15:50:00Z" w16du:dateUtc="2026-05-08T19:50:00Z">
        <w:r w:rsidR="00ED5523">
          <w:t xml:space="preserve"> third-party claims </w:t>
        </w:r>
      </w:ins>
      <w:ins w:id="38" w:author="Legal" w:date="2026-05-08T15:51:00Z" w16du:dateUtc="2026-05-08T19:51:00Z">
        <w:r w:rsidR="00ED5523">
          <w:t xml:space="preserve">and pay related damages, losses, liabilities and expenses, including without limitation attorneys’ fees </w:t>
        </w:r>
      </w:ins>
      <w:ins w:id="39" w:author="Legal" w:date="2026-05-08T15:50:00Z" w16du:dateUtc="2026-05-08T19:50:00Z">
        <w:r w:rsidR="00ED5523">
          <w:t>for</w:t>
        </w:r>
      </w:ins>
      <w:r w:rsidRPr="008C7FEF">
        <w:t xml:space="preserve"> </w:t>
      </w:r>
      <w:ins w:id="40" w:author="Legal" w:date="2026-05-08T15:48:00Z" w16du:dateUtc="2026-05-08T19:48:00Z">
        <w:r w:rsidR="00ED5523">
          <w:t xml:space="preserve">(i) </w:t>
        </w:r>
      </w:ins>
      <w:r w:rsidRPr="008C7FEF">
        <w:t>bodily injury</w:t>
      </w:r>
      <w:ins w:id="41" w:author="Legal" w:date="2026-05-08T15:50:00Z" w16du:dateUtc="2026-05-08T19:50:00Z">
        <w:r w:rsidR="00ED5523">
          <w:t xml:space="preserve"> or death and (ii)</w:t>
        </w:r>
      </w:ins>
      <w:r w:rsidRPr="008C7FEF">
        <w:t xml:space="preserve"> </w:t>
      </w:r>
      <w:ins w:id="42" w:author="Legal" w:date="2026-05-08T15:50:00Z" w16du:dateUtc="2026-05-08T19:50:00Z">
        <w:r w:rsidR="00ED5523">
          <w:t xml:space="preserve">damage to tangible </w:t>
        </w:r>
      </w:ins>
      <w:del w:id="43" w:author="Legal" w:date="2026-05-08T15:50:00Z" w16du:dateUtc="2026-05-08T19:50:00Z">
        <w:r w:rsidRPr="008C7FEF" w:rsidDel="00ED5523">
          <w:delText xml:space="preserve">and </w:delText>
        </w:r>
      </w:del>
      <w:r w:rsidRPr="008C7FEF">
        <w:t xml:space="preserve">third party property damage </w:t>
      </w:r>
      <w:del w:id="44" w:author="Legal" w:date="2026-05-08T15:50:00Z" w16du:dateUtc="2026-05-08T19:50:00Z">
        <w:r w:rsidRPr="008C7FEF" w:rsidDel="00ED5523">
          <w:delText>claims, damages, losses, liabilities and expenses, including without limitation attorneys’ fees,</w:delText>
        </w:r>
      </w:del>
      <w:ins w:id="45" w:author="Legal" w:date="2026-05-08T15:50:00Z" w16du:dateUtc="2026-05-08T19:50:00Z">
        <w:r w:rsidR="00ED5523">
          <w:t>in each case to the extent</w:t>
        </w:r>
      </w:ins>
      <w:r w:rsidRPr="008C7FEF">
        <w:t xml:space="preserve"> arising from or relating to the acts or omissions of the </w:t>
      </w:r>
      <w:r w:rsidR="002D1A34">
        <w:t>CONTRACTOR</w:t>
      </w:r>
      <w:r w:rsidRPr="008C7FEF">
        <w:t xml:space="preserve"> or its subcontractors in furtherance of the performance of the Initial Services (including any such claims, damages, liabilities, losses and expenses asserted by or relating to employees of </w:t>
      </w:r>
      <w:r w:rsidR="002D1A34">
        <w:t>OWNER</w:t>
      </w:r>
      <w:r w:rsidRPr="008C7FEF">
        <w:t xml:space="preserve"> and their personal property, who shall be deemed third parties for purposes of the indemnification obligations set forth in this </w:t>
      </w:r>
      <w:r w:rsidRPr="008C7FEF">
        <w:rPr>
          <w:u w:val="single"/>
        </w:rPr>
        <w:t>Section 11</w:t>
      </w:r>
      <w:r>
        <w:t xml:space="preserve">). </w:t>
      </w:r>
    </w:p>
    <w:p w14:paraId="55420EB8" w14:textId="77777777" w:rsidR="008105F7" w:rsidRPr="00526365" w:rsidRDefault="00000000" w:rsidP="0070636A">
      <w:pPr>
        <w:pStyle w:val="Heading1"/>
      </w:pPr>
      <w:r>
        <w:lastRenderedPageBreak/>
        <w:t>CONTRACTOR</w:t>
      </w:r>
      <w:r w:rsidRPr="00526365">
        <w:t xml:space="preserve"> shall implement cost control and reporting procedures reasonably acceptable to OWNER. </w:t>
      </w:r>
      <w:r>
        <w:t>CONTRACTOR</w:t>
      </w:r>
      <w:r w:rsidRPr="00526365">
        <w:t xml:space="preserve"> shall provide OWNER a monthly cost report detailing (i) hours charged and Reimbursable Costs incurred in the prior month, supported by weekly summary sheets showing applicable personnel, positions, hours, hourly rates, and total hours,</w:t>
      </w:r>
      <w:r w:rsidR="00640D51" w:rsidRPr="00526365">
        <w:t xml:space="preserve"> (ii) a budget to actual report,</w:t>
      </w:r>
      <w:r w:rsidRPr="00526365">
        <w:t xml:space="preserve"> (ii</w:t>
      </w:r>
      <w:r w:rsidR="00640D51" w:rsidRPr="00526365">
        <w:t>i</w:t>
      </w:r>
      <w:r w:rsidRPr="00526365">
        <w:t>) a brief summary of the services performed in the prior month, and (</w:t>
      </w:r>
      <w:r w:rsidR="00640D51" w:rsidRPr="00526365">
        <w:t>iv</w:t>
      </w:r>
      <w:r w:rsidRPr="00526365">
        <w:t xml:space="preserve">) a brief summary of services to be performed in the following month. </w:t>
      </w:r>
    </w:p>
    <w:p w14:paraId="623B7BCA" w14:textId="77777777" w:rsidR="00D65AE6" w:rsidRDefault="00000000" w:rsidP="0070636A">
      <w:pPr>
        <w:pStyle w:val="Heading1"/>
      </w:pPr>
      <w:r w:rsidRPr="002D1A34">
        <w:t>THIS LETTER AGREEMENT SHALL BE GOVERNED BY AND CONSTRUED IN ACCORDANCE WITH THE LAWS OF THE STATE OF TEXAS, WITHOUT REGARD TO CONFLICTS OF LAW RULES THAT WOULD OTHERWISE DIRECT THE APPLICATION OF THE LAWS OF A DIFFERENT JURISDICTION. EACH OF THE PARTIES HEREBY SUBMITS TO THE EXCLUSIVE JURISDICTION OF THE UNITED STATES DISTRICT COURT FOR THE SOUTHERN DISTRICT OF TEXAS AND OF ANY TEXAS STATE DISTRICT COURT SITTING IN HOUSTON, TEXAS FOR PURPOSES OF ALL LEGAL PROCEEDINGS ARISING OUT OF OR RELATING TO THIS LETTER AGREEMENT OR THE TRANSACTIONS CONTEMPLATED HEREBY, AND AGREES THAT SUCH COURTS SHALL BE THE EXCLUSIVE FORUM FOR RESOLVING ANY DISPUTE OR CONTROVERSY UNDER OR WITH RESPECT TO THIS LETTER AGREEMENT. EACH OF THE PARTIES HERETO HEREBY IRREVOCABLY WAIVES, TO THE FULLEST EXTENT IT MAY EFFECTIVELY DO SO, ANY OBJECTION WHICH IT MAY NOW OR HEREAFTER HAVE TO THE LAYING OF THE VENUE OF ANY SUCH PROCEEDING BROUGHT IN SUCH A COURT AND ANY CLAIM THAT ANY SUCH PROCEEDING BROUGHT IN SUCH A COURT HAS BEEN BROUGHT IN AN INCONVENIENT FORUM. EACH OF THE PARTIES HEREBY IRREVOCABLY WAIVES, TO THE FULLEST EXTENT PERMITTED BY APPLICABLE LAW, ANY AND ALL RIGHT TO TRIAL BY JURY IN ANY LEGAL PROCEEDINGS ARISING OUT OF OR RELATING TO THIS LETTER AGREEMENT</w:t>
      </w:r>
      <w:r w:rsidR="00BC34B0" w:rsidRPr="00526365">
        <w:t>.</w:t>
      </w:r>
      <w:r w:rsidR="00452F48" w:rsidRPr="00526365">
        <w:t xml:space="preserve"> </w:t>
      </w:r>
    </w:p>
    <w:p w14:paraId="1F08D125" w14:textId="77777777" w:rsidR="005D25E0" w:rsidRPr="005D25E0" w:rsidRDefault="00000000" w:rsidP="005D25E0">
      <w:pPr>
        <w:pStyle w:val="Heading1"/>
      </w:pPr>
      <w:r w:rsidRPr="005D25E0">
        <w:t xml:space="preserve">This Letter Agreement, along with all </w:t>
      </w:r>
      <w:r w:rsidR="002714A1">
        <w:t>Exhibits</w:t>
      </w:r>
      <w:r w:rsidRPr="005D25E0">
        <w:t xml:space="preserve"> attached hereto, constitutes the entire understanding between the parties regarding the subject matter of this Letter Agreement and supersedes all other prior agreements, understandings, and negotiations, both written and oral, among the parties with respect to the subject matter of this Letter Agreement. This Letter Agreement may be executed in one or more counterparts and by one or more Parties to any counterpart, each of which shall be deemed an original and all of which together shall constitute one and the same Letter Agreement. The failure of a party to exercise any right or to demand the performance by the other </w:t>
      </w:r>
      <w:r w:rsidR="002714A1">
        <w:t>p</w:t>
      </w:r>
      <w:r w:rsidRPr="005D25E0">
        <w:t xml:space="preserve">arty of duties required hereunder shall not constitute a waiver of any rights or obligations provided for herein. This Letter Agreement may be validly executed by means of signed facsimile or signed electronic transmission. Neither party shall assign or transfer or this Letter Agreement, in whole or in part, without the express and direct written consent of the other party, except that the </w:t>
      </w:r>
      <w:r w:rsidR="002714A1">
        <w:t>OWNER</w:t>
      </w:r>
      <w:r w:rsidRPr="005D25E0">
        <w:t xml:space="preserve"> may assign or novate this Letter Agreement to any affiliate of the </w:t>
      </w:r>
      <w:r w:rsidR="002714A1">
        <w:t>OWNER</w:t>
      </w:r>
      <w:r w:rsidRPr="005D25E0">
        <w:t>. Any attempted assignment without the required consent shall be void and of no force or effect.</w:t>
      </w:r>
    </w:p>
    <w:p w14:paraId="304C4D56" w14:textId="77777777" w:rsidR="00C90B27" w:rsidRPr="00526365" w:rsidRDefault="00000000" w:rsidP="0070636A">
      <w:pPr>
        <w:pStyle w:val="Centered"/>
      </w:pPr>
      <w:r w:rsidRPr="00526365">
        <w:t>[</w:t>
      </w:r>
      <w:r w:rsidRPr="00526365">
        <w:rPr>
          <w:i/>
          <w:iCs/>
        </w:rPr>
        <w:t>Signature Page Follows</w:t>
      </w:r>
      <w:r w:rsidRPr="00526365">
        <w:t>]</w:t>
      </w:r>
    </w:p>
    <w:p w14:paraId="7A3FAE5C" w14:textId="77777777" w:rsidR="006312F8" w:rsidRPr="00526365" w:rsidRDefault="00000000" w:rsidP="0070636A">
      <w:pPr>
        <w:pStyle w:val="BodyText1"/>
      </w:pPr>
      <w:r w:rsidRPr="00526365">
        <w:br w:type="page"/>
      </w:r>
      <w:r w:rsidR="0026109E" w:rsidRPr="00526365">
        <w:lastRenderedPageBreak/>
        <w:t xml:space="preserve">If you are in agreement with the </w:t>
      </w:r>
      <w:r w:rsidR="00E216D4" w:rsidRPr="00526365">
        <w:t>foregoing</w:t>
      </w:r>
      <w:r w:rsidR="0026109E" w:rsidRPr="00526365">
        <w:t xml:space="preserve">, please countersign below and return a copy to me. </w:t>
      </w:r>
    </w:p>
    <w:p w14:paraId="7811029E" w14:textId="77777777" w:rsidR="006312F8" w:rsidRPr="00526365" w:rsidRDefault="00000000" w:rsidP="0070636A">
      <w:pPr>
        <w:pStyle w:val="BodyText1"/>
      </w:pPr>
      <w:r w:rsidRPr="00526365">
        <w:t>Sincerely,</w:t>
      </w:r>
    </w:p>
    <w:p w14:paraId="3F9E69B3" w14:textId="64CDDE73" w:rsidR="007D4810" w:rsidRPr="00526365" w:rsidRDefault="00000000" w:rsidP="0070636A">
      <w:pPr>
        <w:pStyle w:val="BodyText1"/>
      </w:pPr>
      <w:r w:rsidRPr="00526365">
        <w:t xml:space="preserve">Nexus </w:t>
      </w:r>
      <w:r w:rsidR="004D3F30">
        <w:t>Hubbard Carrier</w:t>
      </w:r>
      <w:r w:rsidRPr="00526365">
        <w:t>, LLC</w:t>
      </w:r>
    </w:p>
    <w:p w14:paraId="3B49CD12" w14:textId="77777777" w:rsidR="006312F8" w:rsidRPr="00526365" w:rsidRDefault="006312F8">
      <w:pPr>
        <w:jc w:val="both"/>
        <w:rPr>
          <w:szCs w:val="22"/>
        </w:rPr>
      </w:pPr>
    </w:p>
    <w:p w14:paraId="194D0B9A" w14:textId="77777777" w:rsidR="006312F8" w:rsidRPr="00526365" w:rsidRDefault="00000000" w:rsidP="0070636A">
      <w:pPr>
        <w:jc w:val="both"/>
        <w:rPr>
          <w:szCs w:val="22"/>
        </w:rPr>
      </w:pPr>
      <w:r w:rsidRPr="00526365">
        <w:rPr>
          <w:szCs w:val="22"/>
        </w:rPr>
        <w:t xml:space="preserve">By: </w:t>
      </w:r>
      <w:r w:rsidR="0026109E" w:rsidRPr="00526365">
        <w:rPr>
          <w:szCs w:val="22"/>
        </w:rPr>
        <w:t>____________</w:t>
      </w:r>
      <w:r w:rsidRPr="00526365">
        <w:rPr>
          <w:szCs w:val="22"/>
        </w:rPr>
        <w:t>_______________</w:t>
      </w:r>
      <w:r w:rsidR="0026109E" w:rsidRPr="00526365">
        <w:rPr>
          <w:szCs w:val="22"/>
        </w:rPr>
        <w:t>_____</w:t>
      </w:r>
    </w:p>
    <w:p w14:paraId="3BC2C12D" w14:textId="77777777" w:rsidR="006312F8" w:rsidRPr="00526365" w:rsidRDefault="00000000">
      <w:pPr>
        <w:jc w:val="both"/>
        <w:rPr>
          <w:szCs w:val="22"/>
        </w:rPr>
      </w:pPr>
      <w:r w:rsidRPr="00526365">
        <w:rPr>
          <w:szCs w:val="22"/>
        </w:rPr>
        <w:t>Name:</w:t>
      </w:r>
      <w:r w:rsidR="00452F48" w:rsidRPr="00526365">
        <w:rPr>
          <w:szCs w:val="22"/>
        </w:rPr>
        <w:t xml:space="preserve"> </w:t>
      </w:r>
    </w:p>
    <w:p w14:paraId="3979B7F6" w14:textId="77777777" w:rsidR="006312F8" w:rsidRPr="00526365" w:rsidRDefault="00000000">
      <w:pPr>
        <w:jc w:val="both"/>
        <w:rPr>
          <w:szCs w:val="22"/>
        </w:rPr>
      </w:pPr>
      <w:r w:rsidRPr="00526365">
        <w:rPr>
          <w:szCs w:val="22"/>
        </w:rPr>
        <w:t>Title:</w:t>
      </w:r>
      <w:r w:rsidR="00452F48" w:rsidRPr="00526365">
        <w:rPr>
          <w:szCs w:val="22"/>
        </w:rPr>
        <w:t xml:space="preserve"> </w:t>
      </w:r>
    </w:p>
    <w:p w14:paraId="0D931F54" w14:textId="77777777" w:rsidR="00BE0634" w:rsidRPr="00526365" w:rsidRDefault="00BE0634">
      <w:pPr>
        <w:jc w:val="both"/>
        <w:rPr>
          <w:szCs w:val="22"/>
        </w:rPr>
      </w:pPr>
    </w:p>
    <w:p w14:paraId="60258D84" w14:textId="77777777" w:rsidR="007B2B3A" w:rsidRPr="00526365" w:rsidRDefault="007B2B3A">
      <w:pPr>
        <w:jc w:val="both"/>
        <w:rPr>
          <w:szCs w:val="22"/>
        </w:rPr>
      </w:pPr>
    </w:p>
    <w:p w14:paraId="1BB2DD0B" w14:textId="77777777" w:rsidR="006312F8" w:rsidRPr="00526365" w:rsidRDefault="00000000" w:rsidP="0070636A">
      <w:pPr>
        <w:pStyle w:val="BodyText1"/>
      </w:pPr>
      <w:r w:rsidRPr="00526365">
        <w:t>Acknowledged and Agreed:</w:t>
      </w:r>
    </w:p>
    <w:p w14:paraId="37D6AB8A" w14:textId="77777777" w:rsidR="006312F8" w:rsidRDefault="00000000">
      <w:pPr>
        <w:jc w:val="both"/>
      </w:pPr>
      <w:r>
        <w:t>MaiaEdge Networks, Inc.</w:t>
      </w:r>
    </w:p>
    <w:p w14:paraId="417F9DFB" w14:textId="77777777" w:rsidR="00917119" w:rsidRPr="00526365" w:rsidRDefault="00917119">
      <w:pPr>
        <w:jc w:val="both"/>
        <w:rPr>
          <w:szCs w:val="22"/>
        </w:rPr>
      </w:pPr>
    </w:p>
    <w:p w14:paraId="57DC7FA6" w14:textId="77777777" w:rsidR="003C2FEE" w:rsidRPr="00526365" w:rsidRDefault="00000000" w:rsidP="003C2FEE">
      <w:pPr>
        <w:jc w:val="both"/>
        <w:rPr>
          <w:szCs w:val="22"/>
        </w:rPr>
      </w:pPr>
      <w:r w:rsidRPr="00526365">
        <w:rPr>
          <w:szCs w:val="22"/>
        </w:rPr>
        <w:t>By: ________________________________</w:t>
      </w:r>
    </w:p>
    <w:p w14:paraId="4119D880" w14:textId="0E2B92ED" w:rsidR="003C2FEE" w:rsidRPr="00526365" w:rsidRDefault="00000000" w:rsidP="003C2FEE">
      <w:pPr>
        <w:tabs>
          <w:tab w:val="left" w:pos="810"/>
        </w:tabs>
        <w:jc w:val="both"/>
        <w:rPr>
          <w:szCs w:val="22"/>
        </w:rPr>
      </w:pPr>
      <w:r w:rsidRPr="00526365">
        <w:rPr>
          <w:szCs w:val="22"/>
        </w:rPr>
        <w:t>Name</w:t>
      </w:r>
      <w:ins w:id="46" w:author="Tim Ziemer" w:date="2026-05-12T18:14:00Z" w16du:dateUtc="2026-05-12T23:14:00Z">
        <w:r w:rsidR="009875E5">
          <w:rPr>
            <w:szCs w:val="22"/>
          </w:rPr>
          <w:t>: Timothy Ziemer</w:t>
        </w:r>
      </w:ins>
      <w:del w:id="47" w:author="Tim Ziemer" w:date="2026-05-12T18:14:00Z" w16du:dateUtc="2026-05-12T23:14:00Z">
        <w:r w:rsidRPr="00526365" w:rsidDel="009875E5">
          <w:rPr>
            <w:szCs w:val="22"/>
          </w:rPr>
          <w:delText>:</w:delText>
        </w:r>
        <w:r w:rsidR="00452F48" w:rsidRPr="00526365" w:rsidDel="009875E5">
          <w:rPr>
            <w:szCs w:val="22"/>
          </w:rPr>
          <w:delText xml:space="preserve"> </w:delText>
        </w:r>
        <w:r w:rsidR="00917119" w:rsidRPr="00917119" w:rsidDel="009875E5">
          <w:rPr>
            <w:szCs w:val="22"/>
          </w:rPr>
          <w:delText>[ </w:delText>
        </w:r>
        <w:r w:rsidR="00917119" w:rsidRPr="00917119" w:rsidDel="009875E5">
          <w:rPr>
            <w:rFonts w:ascii="Wingdings 2" w:eastAsia="Wingdings 2" w:hAnsi="Wingdings 2" w:cs="Wingdings 2"/>
            <w:szCs w:val="22"/>
          </w:rPr>
          <w:delText>□</w:delText>
        </w:r>
        <w:r w:rsidR="00917119" w:rsidRPr="00917119" w:rsidDel="009875E5">
          <w:rPr>
            <w:szCs w:val="22"/>
          </w:rPr>
          <w:delText> ]</w:delText>
        </w:r>
      </w:del>
      <w:r w:rsidR="001B3C4B" w:rsidRPr="00526365">
        <w:rPr>
          <w:szCs w:val="22"/>
        </w:rPr>
        <w:tab/>
      </w:r>
    </w:p>
    <w:p w14:paraId="17936E22" w14:textId="2CE0B416" w:rsidR="00BC54F0" w:rsidRPr="00526365" w:rsidRDefault="00000000" w:rsidP="003C2FEE">
      <w:pPr>
        <w:tabs>
          <w:tab w:val="left" w:pos="810"/>
        </w:tabs>
      </w:pPr>
      <w:r w:rsidRPr="00526365">
        <w:rPr>
          <w:szCs w:val="22"/>
        </w:rPr>
        <w:t>Title:</w:t>
      </w:r>
      <w:ins w:id="48" w:author="Tim Ziemer" w:date="2026-05-12T18:14:00Z" w16du:dateUtc="2026-05-12T23:14:00Z">
        <w:r w:rsidR="009875E5">
          <w:rPr>
            <w:szCs w:val="22"/>
          </w:rPr>
          <w:t xml:space="preserve"> Co-Founder and CRO</w:t>
        </w:r>
      </w:ins>
      <w:del w:id="49" w:author="Tim Ziemer" w:date="2026-05-12T18:14:00Z" w16du:dateUtc="2026-05-12T23:14:00Z">
        <w:r w:rsidR="00917119" w:rsidDel="009875E5">
          <w:rPr>
            <w:szCs w:val="22"/>
          </w:rPr>
          <w:delText xml:space="preserve"> </w:delText>
        </w:r>
        <w:r w:rsidR="00917119" w:rsidRPr="00917119" w:rsidDel="009875E5">
          <w:rPr>
            <w:szCs w:val="22"/>
          </w:rPr>
          <w:delText>[ </w:delText>
        </w:r>
        <w:r w:rsidR="00917119" w:rsidRPr="00917119" w:rsidDel="009875E5">
          <w:rPr>
            <w:rFonts w:ascii="Wingdings 2" w:eastAsia="Wingdings 2" w:hAnsi="Wingdings 2" w:cs="Wingdings 2"/>
            <w:szCs w:val="22"/>
          </w:rPr>
          <w:delText>□</w:delText>
        </w:r>
        <w:r w:rsidR="00917119" w:rsidRPr="00917119" w:rsidDel="009875E5">
          <w:rPr>
            <w:szCs w:val="22"/>
          </w:rPr>
          <w:delText> ]</w:delText>
        </w:r>
      </w:del>
      <w:r w:rsidRPr="00526365">
        <w:rPr>
          <w:szCs w:val="22"/>
        </w:rPr>
        <w:tab/>
      </w:r>
      <w:r w:rsidRPr="00526365">
        <w:t xml:space="preserve"> </w:t>
      </w:r>
    </w:p>
    <w:p w14:paraId="0DF4DAB5" w14:textId="77777777" w:rsidR="0070636A" w:rsidRPr="00526365" w:rsidRDefault="0070636A">
      <w:pPr>
        <w:sectPr w:rsidR="0070636A" w:rsidRPr="00526365" w:rsidSect="00B85FBD">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pPr>
    </w:p>
    <w:p w14:paraId="057708C1" w14:textId="77777777" w:rsidR="002F6393" w:rsidRPr="00526365" w:rsidRDefault="00000000" w:rsidP="0070636A">
      <w:pPr>
        <w:pStyle w:val="Centered"/>
        <w:rPr>
          <w:b/>
          <w:bCs/>
        </w:rPr>
      </w:pPr>
      <w:r w:rsidRPr="00526365">
        <w:rPr>
          <w:b/>
          <w:bCs/>
        </w:rPr>
        <w:lastRenderedPageBreak/>
        <w:t xml:space="preserve">EXHIBIT A – </w:t>
      </w:r>
      <w:r w:rsidR="00E638D2">
        <w:rPr>
          <w:b/>
          <w:bCs/>
        </w:rPr>
        <w:t>INITIAL</w:t>
      </w:r>
      <w:r w:rsidR="00E95762" w:rsidRPr="00526365">
        <w:rPr>
          <w:b/>
          <w:bCs/>
        </w:rPr>
        <w:t xml:space="preserve"> SERVICES</w:t>
      </w:r>
    </w:p>
    <w:p w14:paraId="42979407" w14:textId="6A3B524E" w:rsidR="009D527F" w:rsidRPr="00526365" w:rsidRDefault="00000000" w:rsidP="1AA1172E">
      <w:pPr>
        <w:pStyle w:val="ListBullet"/>
        <w:numPr>
          <w:ilvl w:val="0"/>
          <w:numId w:val="0"/>
        </w:numPr>
      </w:pPr>
      <w:r>
        <w:t>The Initial Services consist of the engineering work described below, as further detailed in CONTRACTOR's Statement of Work titled “Nexus Multi-Building Connectivity Architecture – Engineering Phase” (v1.0 Draft), dated May 2026 (the “SOW”).</w:t>
      </w:r>
    </w:p>
    <w:p w14:paraId="09947440" w14:textId="77777777" w:rsidR="00EB05ED" w:rsidRDefault="00000000">
      <w:pPr>
        <w:spacing w:after="40"/>
      </w:pPr>
      <w:r>
        <w:rPr>
          <w:b/>
        </w:rPr>
        <w:t>Scope of Initial Services</w:t>
      </w:r>
    </w:p>
    <w:p w14:paraId="1F3C7985" w14:textId="77777777" w:rsidR="00EB05ED" w:rsidRDefault="00000000">
      <w:pPr>
        <w:spacing w:after="40"/>
      </w:pPr>
      <w:r>
        <w:t>Initial Services include all engineering, design, coordination, documentation, and project-management activities required to produce the deliverables listed below over a target schedule of approximately twelve (12) weeks from the engagement start date (T+0). All deliverables shall be produced for the Project (Nexus campus near Hubbard, Texas).</w:t>
      </w:r>
    </w:p>
    <w:p w14:paraId="6E0E949E" w14:textId="77777777" w:rsidR="00EB05ED" w:rsidRDefault="00000000">
      <w:pPr>
        <w:spacing w:after="40"/>
      </w:pPr>
      <w:r>
        <w:rPr>
          <w:b/>
        </w:rPr>
        <w:t>1. Phase 1 — Initial Four (4) Buildings</w:t>
      </w:r>
    </w:p>
    <w:p w14:paraId="40685F2B" w14:textId="77777777" w:rsidR="00EB05ED" w:rsidRDefault="00000000">
      <w:pPr>
        <w:spacing w:after="40"/>
        <w:ind w:left="360"/>
      </w:pPr>
      <w:r>
        <w:t>• Low-Level Design (LLD) package covering MMR / carrier hotel architecture and cage layout, MaiaEdge PBC hardware deployment, fiber ingress and building entry points, distribution layer topology and interconnect model, and switch fabric integration.</w:t>
      </w:r>
    </w:p>
    <w:p w14:paraId="7F17D281" w14:textId="77777777" w:rsidR="00EB05ED" w:rsidRDefault="00000000">
      <w:pPr>
        <w:spacing w:after="40"/>
        <w:ind w:left="360"/>
      </w:pPr>
      <w:r>
        <w:t>• Dual-cage MMR architecture and dual-PBC deployment per cage, with symmetric connectivity from all PBCs to all four (4) Phase 1 buildings.</w:t>
      </w:r>
    </w:p>
    <w:p w14:paraId="4FF38F8E" w14:textId="77777777" w:rsidR="00EB05ED" w:rsidRDefault="00000000">
      <w:pPr>
        <w:spacing w:after="40"/>
        <w:ind w:left="360"/>
      </w:pPr>
      <w:r>
        <w:t>• Diverse (A/B) dark fiber path design to each building and an interbuilding mesh topology suitable for the Phase 1 footprint.</w:t>
      </w:r>
    </w:p>
    <w:p w14:paraId="4DD71B9E" w14:textId="77777777" w:rsidR="00EB05ED" w:rsidRDefault="00000000">
      <w:pPr>
        <w:spacing w:after="40"/>
      </w:pPr>
      <w:r>
        <w:rPr>
          <w:b/>
        </w:rPr>
        <w:t>2. Expansion Architecture (up to sixty-five (65) buildings)</w:t>
      </w:r>
    </w:p>
    <w:p w14:paraId="504B5EDB" w14:textId="77777777" w:rsidR="00EB05ED" w:rsidRDefault="00000000">
      <w:pPr>
        <w:spacing w:after="40"/>
        <w:ind w:left="360"/>
      </w:pPr>
      <w:r>
        <w:t>• Scalable network reference architecture, fiber expansion model, mesh and interconnect strategy, capacity planning assumptions, and modular standardized build-out templates supporting expansion to up to sixty-five (65) Nexus buildings.</w:t>
      </w:r>
    </w:p>
    <w:p w14:paraId="7682C4F5" w14:textId="77777777" w:rsidR="00EB05ED" w:rsidRDefault="00000000">
      <w:pPr>
        <w:spacing w:after="40"/>
        <w:ind w:left="360"/>
      </w:pPr>
      <w:r>
        <w:rPr>
          <w:i/>
        </w:rPr>
        <w:t>• Note: Inclusion of the expansion architecture as an Initial Services deliverable does not commit OWNER to procure any work, hardware, or services beyond Phase 1 from CONTRACTOR.</w:t>
      </w:r>
    </w:p>
    <w:p w14:paraId="11CADD33" w14:textId="77777777" w:rsidR="00EB05ED" w:rsidRDefault="00000000">
      <w:pPr>
        <w:spacing w:after="40"/>
      </w:pPr>
      <w:r>
        <w:rPr>
          <w:b/>
        </w:rPr>
        <w:t>3. Interface &amp; Coordination</w:t>
      </w:r>
    </w:p>
    <w:p w14:paraId="2E949A1C" w14:textId="77777777" w:rsidR="00EB05ED" w:rsidRDefault="00000000">
      <w:pPr>
        <w:spacing w:after="40"/>
        <w:ind w:left="360"/>
      </w:pPr>
      <w:r>
        <w:t>• Coordination across dark fiber provider, carrier(s), and installation partner; design interface meetings; cross-party alignment; interface block-diagram maintenance.</w:t>
      </w:r>
    </w:p>
    <w:p w14:paraId="15E900F0" w14:textId="77777777" w:rsidR="00EB05ED" w:rsidRDefault="00000000">
      <w:pPr>
        <w:spacing w:after="40"/>
      </w:pPr>
      <w:r>
        <w:rPr>
          <w:b/>
        </w:rPr>
        <w:t>4. Deliverables</w:t>
      </w:r>
    </w:p>
    <w:p w14:paraId="26D5A5B8" w14:textId="77777777" w:rsidR="00EB05ED" w:rsidRDefault="00000000">
      <w:pPr>
        <w:spacing w:after="40"/>
        <w:ind w:left="360"/>
      </w:pPr>
      <w:r>
        <w:t>• Project initiation: Kickoff Meeting (agenda, attendees, decision log) and Technical Input Request by T+0 (Day 1).</w:t>
      </w:r>
    </w:p>
    <w:p w14:paraId="6D4355F6" w14:textId="77777777" w:rsidR="00EB05ED" w:rsidRDefault="00000000">
      <w:pPr>
        <w:spacing w:after="40"/>
        <w:ind w:left="360"/>
      </w:pPr>
      <w:r>
        <w:t>• Design foundation: Baseline Architecture Assumptions Document and Interface Block Diagram by T+2 weeks.</w:t>
      </w:r>
    </w:p>
    <w:p w14:paraId="4B45C191" w14:textId="77777777" w:rsidR="00EB05ED" w:rsidRDefault="00000000">
      <w:pPr>
        <w:spacing w:after="40"/>
        <w:ind w:left="360"/>
      </w:pPr>
      <w:r>
        <w:t>• Phase 1 design: LLD for all four (4) Phase 1 buildings, MMR / carrier hotel architecture design package, per-building connectivity design, and interbuilding fiber mesh design by T+4 weeks.</w:t>
      </w:r>
    </w:p>
    <w:p w14:paraId="4E1FB39D" w14:textId="77777777" w:rsidR="00EB05ED" w:rsidRDefault="00000000">
      <w:pPr>
        <w:spacing w:after="40"/>
        <w:ind w:left="360"/>
      </w:pPr>
      <w:r>
        <w:t>• Procurement readiness: Bill of Materials (BOM), Material Takeoff (MTO), long-lead item identification and vendor recommendations, building infrastructure specifications, fiber design and routing assumptions, MaiaEdge PBC deployment specifications, and vendor-neutral equipment specifications and data sheets by T+6 weeks.</w:t>
      </w:r>
    </w:p>
    <w:p w14:paraId="313A6301" w14:textId="77777777" w:rsidR="00EB05ED" w:rsidRDefault="00000000">
      <w:pPr>
        <w:spacing w:after="40"/>
        <w:ind w:left="360"/>
      </w:pPr>
      <w:r>
        <w:t>• Expansion planning: Expansion Architecture Document (to 65 buildings) and capacity planning model by T+8 weeks.</w:t>
      </w:r>
    </w:p>
    <w:p w14:paraId="27F4F674" w14:textId="77777777" w:rsidR="00EB05ED" w:rsidRDefault="00000000">
      <w:pPr>
        <w:spacing w:after="40"/>
        <w:ind w:left="360"/>
      </w:pPr>
      <w:r>
        <w:t>• Execution prep: Construction-Ready Handoff Package (Phase 1), per-building installation duration estimates, high-level cost model, and a cost-basis package supporting OWNER's selection of any downstream commercial structure (whether GMP, NTE, or otherwise) by T+12 weeks.</w:t>
      </w:r>
    </w:p>
    <w:p w14:paraId="7B9F98DA" w14:textId="77777777" w:rsidR="00EB05ED" w:rsidRDefault="00000000">
      <w:pPr>
        <w:spacing w:after="40"/>
      </w:pPr>
      <w:r>
        <w:rPr>
          <w:b/>
        </w:rPr>
        <w:t>5. Exclusions</w:t>
      </w:r>
    </w:p>
    <w:p w14:paraId="34B7E5CC" w14:textId="77777777" w:rsidR="00EB05ED" w:rsidRDefault="00000000">
      <w:pPr>
        <w:spacing w:after="40"/>
        <w:ind w:left="360"/>
      </w:pPr>
      <w:r>
        <w:t>• Procurement execution; physical installation, construction, or commissioning; carrier-specific custom design (unless separately scoped); operational or managed-service design; and NOC / monitoring-platform integration design.</w:t>
      </w:r>
    </w:p>
    <w:p w14:paraId="0DF78DAB" w14:textId="77777777" w:rsidR="00EB05ED" w:rsidRDefault="00000000">
      <w:pPr>
        <w:spacing w:after="40"/>
      </w:pPr>
      <w:r>
        <w:rPr>
          <w:b/>
          <w:i/>
        </w:rPr>
        <w:lastRenderedPageBreak/>
        <w:t>6. Open Items — To Be Confirmed Prior to T+0</w:t>
      </w:r>
    </w:p>
    <w:p w14:paraId="6D028254" w14:textId="77777777" w:rsidR="00EB05ED" w:rsidRDefault="00000000">
      <w:pPr>
        <w:spacing w:after="40"/>
        <w:ind w:left="360"/>
      </w:pPr>
      <w:r>
        <w:rPr>
          <w:i/>
        </w:rPr>
        <w:t>• OWNER's confirmed list of four (4) Phase 1 buildings; MMR location, dimensions, power and cooling constraints; existing infrastructure drawings; designated OWNER Technical Point of Contact.</w:t>
      </w:r>
    </w:p>
    <w:p w14:paraId="144ECCF9" w14:textId="77777777" w:rsidR="00EB05ED" w:rsidRDefault="00000000">
      <w:pPr>
        <w:spacing w:after="40"/>
        <w:ind w:left="360"/>
      </w:pPr>
      <w:r>
        <w:rPr>
          <w:i/>
        </w:rPr>
        <w:t>• Dark fiber provider designation; OWNER's installation contractor designation; carrier coordination point of contact.</w:t>
      </w:r>
    </w:p>
    <w:p w14:paraId="4C16A80F" w14:textId="77777777" w:rsidR="00C0247D" w:rsidRPr="00526365" w:rsidRDefault="00C0247D" w:rsidP="00365BA3">
      <w:pPr>
        <w:pStyle w:val="ListParagraph"/>
        <w:numPr>
          <w:ilvl w:val="0"/>
          <w:numId w:val="1"/>
        </w:numPr>
        <w:spacing w:line="276" w:lineRule="auto"/>
        <w:sectPr w:rsidR="00C0247D" w:rsidRPr="00526365" w:rsidSect="00B85FBD">
          <w:headerReference w:type="even" r:id="rId14"/>
          <w:headerReference w:type="default" r:id="rId15"/>
          <w:footerReference w:type="even" r:id="rId16"/>
          <w:footerReference w:type="default" r:id="rId17"/>
          <w:headerReference w:type="first" r:id="rId18"/>
          <w:footerReference w:type="first" r:id="rId19"/>
          <w:pgSz w:w="12240" w:h="15840" w:code="1"/>
          <w:pgMar w:top="1440" w:right="1440" w:bottom="1440" w:left="1440" w:header="720" w:footer="720" w:gutter="0"/>
          <w:cols w:space="720"/>
          <w:titlePg/>
          <w:docGrid w:linePitch="360"/>
        </w:sectPr>
      </w:pPr>
    </w:p>
    <w:p w14:paraId="1C3A2749" w14:textId="77777777" w:rsidR="00BD2874" w:rsidRPr="00526365" w:rsidRDefault="00000000" w:rsidP="00C0247D">
      <w:pPr>
        <w:pStyle w:val="Centered"/>
        <w:rPr>
          <w:b/>
          <w:bCs/>
        </w:rPr>
      </w:pPr>
      <w:r w:rsidRPr="00526365">
        <w:rPr>
          <w:b/>
          <w:bCs/>
        </w:rPr>
        <w:lastRenderedPageBreak/>
        <w:t xml:space="preserve">EXHIBIT B – </w:t>
      </w:r>
      <w:r w:rsidR="00B176DF">
        <w:rPr>
          <w:b/>
          <w:bCs/>
        </w:rPr>
        <w:t xml:space="preserve">CONTRACTOR </w:t>
      </w:r>
      <w:r w:rsidRPr="00526365">
        <w:rPr>
          <w:b/>
          <w:bCs/>
        </w:rPr>
        <w:t>PERSONNEL RATES</w:t>
      </w:r>
    </w:p>
    <w:p w14:paraId="7E01DB35" w14:textId="77777777" w:rsidR="00BD2874" w:rsidRPr="00526365" w:rsidRDefault="00000000" w:rsidP="00C0247D">
      <w:pPr>
        <w:pStyle w:val="BodyText1"/>
      </w:pPr>
      <w:r w:rsidRPr="00526365">
        <w:t xml:space="preserve">The following hourly billing rates apply to </w:t>
      </w:r>
      <w:r w:rsidR="00B176DF">
        <w:t>CONTRACTOR</w:t>
      </w:r>
      <w:r w:rsidR="00917119">
        <w:t xml:space="preserve"> </w:t>
      </w:r>
      <w:r w:rsidRPr="00526365">
        <w:t xml:space="preserve">personnel time for performance of the </w:t>
      </w:r>
      <w:r w:rsidR="00E638D2">
        <w:t xml:space="preserve">Initial </w:t>
      </w:r>
      <w:r w:rsidRPr="00526365">
        <w:t>Services.</w:t>
      </w:r>
      <w:r w:rsidR="00452F48" w:rsidRPr="00526365">
        <w:t xml:space="preserve"> </w:t>
      </w:r>
      <w:r w:rsidRPr="00526365">
        <w:t xml:space="preserve">These rates are valid through </w:t>
      </w:r>
      <w:commentRangeStart w:id="50"/>
      <w:r w:rsidR="00452F48" w:rsidRPr="00526365">
        <w:t>December 3</w:t>
      </w:r>
      <w:r w:rsidRPr="00526365">
        <w:t>1, 202</w:t>
      </w:r>
      <w:r w:rsidR="009B766B" w:rsidRPr="00526365">
        <w:t>6</w:t>
      </w:r>
      <w:commentRangeEnd w:id="50"/>
      <w:r w:rsidR="00872F77" w:rsidRPr="00526365">
        <w:rPr>
          <w:rStyle w:val="CommentReference"/>
          <w:sz w:val="22"/>
          <w:szCs w:val="24"/>
        </w:rPr>
        <w:commentReference w:id="50"/>
      </w:r>
      <w:r w:rsidRPr="00526365">
        <w:t>.</w:t>
      </w:r>
      <w:r w:rsidR="00452F48" w:rsidRPr="00526365">
        <w:t xml:space="preserve"> </w:t>
      </w:r>
      <w:r w:rsidRPr="00526365">
        <w:t xml:space="preserve">Rates for subsequent years will be disclosed to </w:t>
      </w:r>
      <w:r w:rsidR="00301F58" w:rsidRPr="00526365">
        <w:t>OWNER</w:t>
      </w:r>
      <w:r w:rsidRPr="00526365">
        <w:t xml:space="preserve"> and mutually agreed between the parties in writing prior to becoming effective.</w:t>
      </w:r>
    </w:p>
    <w:p w14:paraId="2843693B" w14:textId="2CF60F6E" w:rsidR="00C0247D" w:rsidRDefault="00000000" w:rsidP="00C0247D">
      <w:del w:id="51" w:author="Tim Ziemer" w:date="2026-05-12T18:19:00Z" w16du:dateUtc="2026-05-12T23:19:00Z">
        <w:r w:rsidDel="009875E5">
          <w:delText>[Contractor to Provide]</w:delText>
        </w:r>
      </w:del>
      <w:ins w:id="52" w:author="Tim Ziemer" w:date="2026-05-12T18:19:00Z" w16du:dateUtc="2026-05-12T23:19:00Z">
        <w:r w:rsidR="009875E5">
          <w:t xml:space="preserve">MaiaEdge Rates will be $250 hour for this work. </w:t>
        </w:r>
      </w:ins>
    </w:p>
    <w:p w14:paraId="3D28C258" w14:textId="77777777" w:rsidR="00917119" w:rsidRDefault="00917119" w:rsidP="00C0247D"/>
    <w:p w14:paraId="5FB46F80" w14:textId="77777777" w:rsidR="00917119" w:rsidRPr="00526365" w:rsidRDefault="00917119" w:rsidP="00C0247D"/>
    <w:p w14:paraId="282670EC" w14:textId="2DCF8E75" w:rsidR="008C7FEF" w:rsidRDefault="00000000" w:rsidP="00C0247D">
      <w:pPr>
        <w:pStyle w:val="BodyText1"/>
        <w:sectPr w:rsidR="008C7FEF" w:rsidSect="00B85FBD">
          <w:headerReference w:type="even" r:id="rId24"/>
          <w:headerReference w:type="default" r:id="rId25"/>
          <w:footerReference w:type="even" r:id="rId26"/>
          <w:footerReference w:type="default" r:id="rId27"/>
          <w:headerReference w:type="first" r:id="rId28"/>
          <w:footerReference w:type="first" r:id="rId29"/>
          <w:pgSz w:w="12240" w:h="15840" w:code="1"/>
          <w:pgMar w:top="1440" w:right="1440" w:bottom="1440" w:left="1440" w:header="720" w:footer="720" w:gutter="0"/>
          <w:cols w:space="720"/>
          <w:titlePg/>
          <w:docGrid w:linePitch="360"/>
        </w:sectPr>
      </w:pPr>
      <w:r>
        <w:t xml:space="preserve">Reasonable </w:t>
      </w:r>
      <w:r w:rsidR="013D367A">
        <w:t xml:space="preserve">and pre-approved </w:t>
      </w:r>
      <w:r>
        <w:t xml:space="preserve">travel and living expenses in accordance with </w:t>
      </w:r>
      <w:r w:rsidR="00B176DF">
        <w:t>CONTRACTOR</w:t>
      </w:r>
      <w:r w:rsidR="00917119">
        <w:t xml:space="preserve"> </w:t>
      </w:r>
      <w:r>
        <w:t>travel policy will be reimbursed at cost.</w:t>
      </w:r>
      <w:r w:rsidR="00452F48">
        <w:t xml:space="preserve"> </w:t>
      </w:r>
    </w:p>
    <w:p w14:paraId="65C6C508" w14:textId="77777777" w:rsidR="008C7FEF" w:rsidRPr="00526365" w:rsidRDefault="00000000" w:rsidP="008C7FEF">
      <w:pPr>
        <w:pStyle w:val="Centered"/>
        <w:rPr>
          <w:b/>
          <w:bCs/>
        </w:rPr>
      </w:pPr>
      <w:r w:rsidRPr="00526365">
        <w:rPr>
          <w:b/>
          <w:bCs/>
        </w:rPr>
        <w:lastRenderedPageBreak/>
        <w:t xml:space="preserve">EXHIBIT </w:t>
      </w:r>
      <w:r>
        <w:rPr>
          <w:b/>
          <w:bCs/>
        </w:rPr>
        <w:t>C</w:t>
      </w:r>
      <w:r w:rsidRPr="00526365">
        <w:rPr>
          <w:b/>
          <w:bCs/>
        </w:rPr>
        <w:t xml:space="preserve"> – </w:t>
      </w:r>
      <w:r>
        <w:rPr>
          <w:b/>
          <w:bCs/>
        </w:rPr>
        <w:t>REQUIRED INSURANCE</w:t>
      </w:r>
    </w:p>
    <w:p w14:paraId="15819FB2" w14:textId="77777777" w:rsidR="008C7FEF" w:rsidRDefault="00000000" w:rsidP="008C7FEF">
      <w:pPr>
        <w:pStyle w:val="BodyText1"/>
      </w:pPr>
      <w:r>
        <w:t xml:space="preserve">CONTRACTOR shall, at its sole cost and expense, carry and maintain, and require that any permitted subcontractors hereunder carry and maintain, during the term of this </w:t>
      </w:r>
      <w:r w:rsidR="000875CA" w:rsidRPr="000875CA">
        <w:t>Letter Agreement</w:t>
      </w:r>
      <w:r>
        <w:t xml:space="preserve">, the following insurance coverages: </w:t>
      </w:r>
    </w:p>
    <w:p w14:paraId="28D836B3" w14:textId="77777777" w:rsidR="008C7FEF" w:rsidRDefault="00000000" w:rsidP="008C7FEF">
      <w:pPr>
        <w:pStyle w:val="BodyText1"/>
      </w:pPr>
      <w:r>
        <w:t xml:space="preserve">(a) Workers Compensation Coverage and related insurance as prescribed by the law of any state in which work is to be performed; </w:t>
      </w:r>
    </w:p>
    <w:p w14:paraId="09B72C00" w14:textId="77777777" w:rsidR="008C7FEF" w:rsidRDefault="00000000" w:rsidP="008C7FEF">
      <w:pPr>
        <w:pStyle w:val="BodyText1"/>
      </w:pPr>
      <w:r>
        <w:t xml:space="preserve">(b) Employers’ Liability Insurance with limits of (i) $1,000,000 bodily injury by accident, (ii) $1,000,000 bodily injury by disease each person, and (iii) $1,000,000 bodily injury by disease policy limit; </w:t>
      </w:r>
    </w:p>
    <w:p w14:paraId="531FAD9A" w14:textId="77777777" w:rsidR="008C7FEF" w:rsidRDefault="00000000" w:rsidP="008C7FEF">
      <w:pPr>
        <w:pStyle w:val="BodyText1"/>
      </w:pPr>
      <w:r>
        <w:t xml:space="preserve">(c) Commercial General Liability Insurance including but not limited to, contractual liability, personal and advertising injury, products liability and premises/completed operations liability with limits $5,000,000 per occurrence and $10,000,000 in the annual aggregate;  </w:t>
      </w:r>
    </w:p>
    <w:p w14:paraId="0153D03B" w14:textId="77777777" w:rsidR="008C7FEF" w:rsidRDefault="00000000" w:rsidP="008C7FEF">
      <w:pPr>
        <w:pStyle w:val="BodyText1"/>
      </w:pPr>
      <w:r>
        <w:t>(d) Automobile Liability Insurance for all owned, non-owned, hired and leased vehicles with limits of $5,000,000 per accident for bodily injury, including death, and property damage; and</w:t>
      </w:r>
    </w:p>
    <w:p w14:paraId="07680E66" w14:textId="77777777" w:rsidR="008C7FEF" w:rsidRDefault="00000000" w:rsidP="008C7FEF">
      <w:pPr>
        <w:pStyle w:val="BodyText1"/>
      </w:pPr>
      <w:r>
        <w:t>(e) Excess Liability Insurance in excess of the underlying insurance described in (b) – (d) above in an amount of $5,000,000 per occurrence and $5,000,000 in the annual aggregate.</w:t>
      </w:r>
    </w:p>
    <w:p w14:paraId="3DFD23EA" w14:textId="42D8ADD3" w:rsidR="00385E33" w:rsidRPr="00385E33" w:rsidRDefault="00000000" w:rsidP="008C7FEF">
      <w:pPr>
        <w:pStyle w:val="BodyText1"/>
      </w:pPr>
      <w:r>
        <w:t xml:space="preserve">The required limits of insurance can be satisfied by any combination of primary and excess coverage. CONTRACTOR’s insurance shall be primary and non-contributory regardless of the insurance available to OWNER. The Commercial General Liability Insurance, Automobile Liability Insurance and Excess Liability Insurance policies, if written on a claims-made basis, will be maintained in full force and effect for three (3) years after final acceptance or the completion of the Initial Services. All policies must be issued by carriers having an A.M. Best’s rating of “A-” or better, and an A.M. Best’s financial size category of “VII” or better, or Standard &amp; Poor Insurance Solvency Review of “A-” or better. On or prior to the commencement of the Initial Services, CONTRACTOR shall provide to OWNER an insurance certificate evidencing such required insurance coverage. Certificates of insurance must show </w:t>
      </w:r>
      <w:r w:rsidR="6CD09484">
        <w:t>Nexus Hubbard Carrier, LLC</w:t>
      </w:r>
      <w:r>
        <w:t xml:space="preserve"> and its affiliates as the certificate holder, and as an additional insured (including completed operations) with respect to all of the required coverages except workers’ compensation/employer’s liability. All the required coverages must provide a waiver of subrogation in favor of the certificate holder. The requirements contained herein as to the types and limits of all insurance to be maintained by CONTRACTOR are not intended to be construed as sufficient to protect CONTRACTOR and OWNER from liability during their performance under this Letter Agreement.</w:t>
      </w:r>
    </w:p>
    <w:sectPr w:rsidR="00385E33" w:rsidRPr="00385E33" w:rsidSect="00B85FBD">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0" w:author="Legal" w:date="2026-05-08T15:56:00Z" w:initials="Legal">
    <w:p w14:paraId="4E28FFF3" w14:textId="77777777" w:rsidR="00872F77" w:rsidRDefault="00872F77" w:rsidP="00872F77">
      <w:pPr>
        <w:pStyle w:val="CommentText"/>
      </w:pPr>
      <w:r>
        <w:rPr>
          <w:rStyle w:val="CommentReference"/>
        </w:rPr>
        <w:annotationRef/>
      </w:r>
      <w:r>
        <w:t>Internal Note: Confirm rates are fixed until December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28FF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87866F" w16cex:dateUtc="2026-05-08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28FFF3" w16cid:durableId="508786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837A" w14:textId="77777777" w:rsidR="00346828" w:rsidRDefault="00346828">
      <w:r>
        <w:separator/>
      </w:r>
    </w:p>
  </w:endnote>
  <w:endnote w:type="continuationSeparator" w:id="0">
    <w:p w14:paraId="778A0932" w14:textId="77777777" w:rsidR="00346828" w:rsidRDefault="00346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4D"/>
    <w:family w:val="decorative"/>
    <w:pitch w:val="variable"/>
    <w:sig w:usb0="00000003" w:usb1="00000000" w:usb2="00000000" w:usb3="00000000" w:csb0="80000001"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530EE" w14:textId="77777777" w:rsidR="004838B0" w:rsidRDefault="00000000">
    <w:pPr>
      <w:pStyle w:val="Footer"/>
      <w:jc w:val="center"/>
      <w:rPr>
        <w:noProof/>
      </w:rPr>
    </w:pPr>
    <w:sdt>
      <w:sdtPr>
        <w:rPr>
          <w:noProof/>
        </w:rPr>
        <w:id w:val="56425359"/>
        <w:docPartObj>
          <w:docPartGallery w:val="Page Numbers (Bottom of Page)"/>
          <w:docPartUnique/>
        </w:docPartObj>
      </w:sdtPr>
      <w:sdtContent>
        <w:r w:rsidR="007A6C33">
          <w:rPr>
            <w:noProof/>
          </w:rPr>
          <w:fldChar w:fldCharType="begin"/>
        </w:r>
        <w:r w:rsidR="007A6C33">
          <w:rPr>
            <w:noProof/>
          </w:rPr>
          <w:instrText xml:space="preserve"> PAGE   \* MERGEFORMAT </w:instrText>
        </w:r>
        <w:r w:rsidR="007A6C33">
          <w:rPr>
            <w:noProof/>
          </w:rPr>
          <w:fldChar w:fldCharType="separate"/>
        </w:r>
        <w:r w:rsidR="007A6C33">
          <w:rPr>
            <w:noProof/>
          </w:rPr>
          <w:t>12</w:t>
        </w:r>
        <w:r w:rsidR="007A6C33">
          <w:rPr>
            <w:noProof/>
          </w:rPr>
          <w:fldChar w:fldCharType="end"/>
        </w:r>
      </w:sdtContent>
    </w:sdt>
  </w:p>
  <w:p w14:paraId="3FD2E8E9"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DC7A" w14:textId="77777777" w:rsidR="00DC7A85" w:rsidRDefault="00000000" w:rsidP="00DC7A85">
    <w:pPr>
      <w:pStyle w:val="Footer"/>
      <w:jc w:val="center"/>
      <w:rPr>
        <w:noProof/>
      </w:rPr>
    </w:pPr>
    <w:sdt>
      <w:sdtPr>
        <w:rPr>
          <w:noProof/>
        </w:rPr>
        <w:id w:val="1169066"/>
        <w:docPartObj>
          <w:docPartGallery w:val="Page Numbers (Bottom of Page)"/>
          <w:docPartUnique/>
        </w:docPartObj>
      </w:sdtPr>
      <w:sdtContent>
        <w:r>
          <w:rPr>
            <w:noProof/>
          </w:rPr>
          <w:fldChar w:fldCharType="begin"/>
        </w:r>
        <w:r>
          <w:rPr>
            <w:noProof/>
          </w:rPr>
          <w:instrText xml:space="preserve"> PAGE   \* MERGEFORMAT </w:instrText>
        </w:r>
        <w:r>
          <w:rPr>
            <w:noProof/>
          </w:rPr>
          <w:fldChar w:fldCharType="separate"/>
        </w:r>
        <w:r>
          <w:rPr>
            <w:noProof/>
          </w:rPr>
          <w:t>2</w:t>
        </w:r>
        <w:r>
          <w:rPr>
            <w:noProof/>
          </w:rPr>
          <w:fldChar w:fldCharType="end"/>
        </w:r>
      </w:sdtContent>
    </w:sdt>
  </w:p>
  <w:p w14:paraId="7BAEF282" w14:textId="77777777" w:rsidR="004838B0" w:rsidRDefault="004838B0">
    <w:pPr>
      <w:pStyle w:val="Footer"/>
      <w:rPr>
        <w:noProof/>
      </w:rPr>
    </w:pPr>
  </w:p>
  <w:p w14:paraId="019A5C4B"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4C1F" w14:textId="77777777" w:rsidR="00452F48" w:rsidRDefault="00452F48">
    <w:pPr>
      <w:pStyle w:val="Footer"/>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1203" w14:textId="77777777" w:rsidR="004838B0" w:rsidRDefault="00000000">
    <w:pPr>
      <w:pStyle w:val="Footer"/>
      <w:jc w:val="center"/>
      <w:rPr>
        <w:noProof/>
      </w:rPr>
    </w:pPr>
    <w:sdt>
      <w:sdtPr>
        <w:rPr>
          <w:noProof/>
        </w:rPr>
        <w:id w:val="419991286"/>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12</w:t>
        </w:r>
        <w:r w:rsidR="00452F48">
          <w:rPr>
            <w:noProof/>
          </w:rPr>
          <w:fldChar w:fldCharType="end"/>
        </w:r>
      </w:sdtContent>
    </w:sdt>
  </w:p>
  <w:p w14:paraId="01B6F85A"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37DF" w14:textId="77777777" w:rsidR="004838B0" w:rsidRDefault="00000000" w:rsidP="00452F48">
    <w:pPr>
      <w:pStyle w:val="Footer"/>
      <w:jc w:val="center"/>
      <w:rPr>
        <w:noProof/>
      </w:rPr>
    </w:pPr>
    <w:sdt>
      <w:sdtPr>
        <w:rPr>
          <w:noProof/>
        </w:rPr>
        <w:id w:val="-117664997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14:paraId="1DD5440D"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083FB" w14:textId="77777777" w:rsidR="00452F48" w:rsidRDefault="00452F48">
    <w:pPr>
      <w:pStyle w:val="Footer"/>
      <w:rPr>
        <w:noProof/>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5599125"/>
      <w:docPartObj>
        <w:docPartGallery w:val="Page Numbers (Bottom of Page)"/>
        <w:docPartUnique/>
      </w:docPartObj>
    </w:sdtPr>
    <w:sdtContent>
      <w:p w14:paraId="611AACBE" w14:textId="77777777" w:rsidR="00452F48" w:rsidRDefault="00000000">
        <w:pPr>
          <w:pStyle w:val="Footer"/>
          <w:jc w:val="center"/>
          <w:rPr>
            <w:noProof/>
          </w:rPr>
        </w:pPr>
        <w:r>
          <w:rPr>
            <w:noProof/>
          </w:rPr>
          <w:fldChar w:fldCharType="begin"/>
        </w:r>
        <w:r>
          <w:rPr>
            <w:noProof/>
          </w:rPr>
          <w:instrText xml:space="preserve"> PAGE   \* MERGEFORMAT </w:instrText>
        </w:r>
        <w:r>
          <w:rPr>
            <w:noProof/>
          </w:rPr>
          <w:fldChar w:fldCharType="separate"/>
        </w:r>
        <w:r>
          <w:rPr>
            <w:noProof/>
          </w:rPr>
          <w:t>12</w:t>
        </w:r>
        <w:r>
          <w:rPr>
            <w:noProof/>
          </w:rPr>
          <w:fldChar w:fldCharType="end"/>
        </w:r>
      </w:p>
    </w:sdtContent>
  </w:sdt>
  <w:p w14:paraId="5761E198" w14:textId="77777777" w:rsidR="004838B0" w:rsidRDefault="004838B0">
    <w:pPr>
      <w:pStyle w:val="Footer"/>
      <w:rPr>
        <w:noProof/>
      </w:rPr>
    </w:pPr>
  </w:p>
  <w:p w14:paraId="611865A0"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D9F5" w14:textId="77777777" w:rsidR="004838B0" w:rsidRDefault="00000000" w:rsidP="00452F48">
    <w:pPr>
      <w:pStyle w:val="Footer"/>
      <w:jc w:val="center"/>
      <w:rPr>
        <w:noProof/>
      </w:rPr>
    </w:pPr>
    <w:sdt>
      <w:sdtPr>
        <w:rPr>
          <w:noProof/>
        </w:rPr>
        <w:id w:val="135344646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p w14:paraId="50154639" w14:textId="77777777" w:rsidR="00B176DF" w:rsidRPr="004838B0" w:rsidRDefault="00000000" w:rsidP="004838B0">
    <w:pPr>
      <w:pStyle w:val="Footer"/>
      <w:rPr>
        <w:noProof/>
        <w:sz w:val="16"/>
      </w:rPr>
    </w:pPr>
    <w:r w:rsidRPr="004838B0">
      <w:rPr>
        <w:noProof/>
        <w:vanish/>
        <w:sz w:val="16"/>
      </w:rPr>
      <w:t>|</w:t>
    </w:r>
    <w:r>
      <w:rPr>
        <w:noProof/>
        <w:sz w:val="16"/>
      </w:rPr>
      <w:t>US-DOCS\171278382.3</w:t>
    </w:r>
    <w:r w:rsidRPr="004838B0">
      <w:rPr>
        <w:noProof/>
        <w:vanish/>
        <w:sz w:val="16"/>
      </w:rPr>
      <w:t>|</w:t>
    </w:r>
    <w:r>
      <w:rPr>
        <w:noProof/>
        <w:vanish/>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625B8" w14:textId="77777777" w:rsidR="00346828" w:rsidRDefault="00346828">
      <w:r>
        <w:separator/>
      </w:r>
    </w:p>
  </w:footnote>
  <w:footnote w:type="continuationSeparator" w:id="0">
    <w:p w14:paraId="00EB8F54" w14:textId="77777777" w:rsidR="00346828" w:rsidRDefault="003468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56F2" w14:textId="77777777" w:rsidR="007A6C33" w:rsidRPr="00445727" w:rsidRDefault="00000000" w:rsidP="00E61429">
    <w:pPr>
      <w:pStyle w:val="Header"/>
      <w:rPr>
        <w:noProof/>
        <w:szCs w:val="22"/>
      </w:rPr>
    </w:pPr>
    <w:r>
      <w:rPr>
        <w:noProof/>
      </w:rPr>
      <w:drawing>
        <wp:inline distT="0" distB="0" distL="0" distR="0" wp14:anchorId="42D73B8C" wp14:editId="561452D5">
          <wp:extent cx="1802344" cy="819150"/>
          <wp:effectExtent l="0" t="0" r="7620" b="0"/>
          <wp:docPr id="407743391" name="Picture 8"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1" name="Picture 8" descr="A logo with blue and green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55154" cy="84315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CF73" w14:textId="77777777" w:rsidR="00452F48" w:rsidRDefault="00452F48">
    <w:pPr>
      <w:pStyle w:val="Header"/>
      <w:rPr>
        <w:noProof/>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48E0" w14:textId="77777777" w:rsidR="00452F48" w:rsidRPr="00F62B1D" w:rsidRDefault="00452F48" w:rsidP="00F62B1D">
    <w:pPr>
      <w:pStyle w:val="Header"/>
      <w:rPr>
        <w:noProof/>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F7EFB" w14:textId="77777777" w:rsidR="00452F48" w:rsidRPr="00526365" w:rsidRDefault="00452F48" w:rsidP="00526365">
    <w:pPr>
      <w:pStyle w:val="Header"/>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4CAEA" w14:textId="77777777" w:rsidR="00452F48" w:rsidRDefault="00452F48">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269930151"/>
      <w:docPartObj>
        <w:docPartGallery w:val="Watermarks"/>
        <w:docPartUnique/>
      </w:docPartObj>
    </w:sdtPr>
    <w:sdtContent>
      <w:p w14:paraId="138D4257" w14:textId="77777777" w:rsidR="00452F48" w:rsidRDefault="00346828" w:rsidP="00907692">
        <w:pPr>
          <w:pStyle w:val="Header"/>
          <w:jc w:val="right"/>
          <w:rPr>
            <w:noProof/>
          </w:rPr>
        </w:pPr>
        <w:r>
          <w:rPr>
            <w:noProof/>
          </w:rPr>
          <w:pict w14:anchorId="36C41C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p w14:paraId="2D36CC96" w14:textId="77777777" w:rsidR="00452F48" w:rsidRDefault="00452F48">
    <w:pPr>
      <w:pStyle w:val="Header"/>
      <w:jc w:val="right"/>
      <w:rPr>
        <w:rFonts w:ascii="Berlin Sans FB Demi" w:hAnsi="Berlin Sans FB Demi"/>
        <w:noProof/>
        <w:sz w:val="18"/>
        <w:szCs w:val="1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409D" w14:textId="77777777" w:rsidR="00452F48" w:rsidRPr="00445727" w:rsidRDefault="00452F48" w:rsidP="00EE6091">
    <w:pPr>
      <w:pStyle w:val="Header"/>
      <w:jc w:val="right"/>
      <w:rPr>
        <w:noProo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F82DB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488D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3EE9D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9E1C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1463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A0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D6030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50E2F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B1A59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BE2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3A2A69"/>
    <w:multiLevelType w:val="multilevel"/>
    <w:tmpl w:val="52F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2" w15:restartNumberingAfterBreak="0">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3" w15:restartNumberingAfterBreak="0">
    <w:nsid w:val="32C87312"/>
    <w:multiLevelType w:val="hybridMultilevel"/>
    <w:tmpl w:val="B8AE8FB6"/>
    <w:lvl w:ilvl="0" w:tplc="6524B2F6">
      <w:start w:val="1"/>
      <w:numFmt w:val="bullet"/>
      <w:lvlText w:val=""/>
      <w:lvlJc w:val="left"/>
      <w:pPr>
        <w:ind w:left="720" w:hanging="360"/>
      </w:pPr>
      <w:rPr>
        <w:rFonts w:ascii="Wingdings" w:hAnsi="Wingdings" w:hint="default"/>
      </w:rPr>
    </w:lvl>
    <w:lvl w:ilvl="1" w:tplc="1B24B200" w:tentative="1">
      <w:start w:val="1"/>
      <w:numFmt w:val="bullet"/>
      <w:lvlText w:val="o"/>
      <w:lvlJc w:val="left"/>
      <w:pPr>
        <w:ind w:left="1440" w:hanging="360"/>
      </w:pPr>
      <w:rPr>
        <w:rFonts w:ascii="Courier New" w:hAnsi="Courier New" w:cs="Courier New" w:hint="default"/>
      </w:rPr>
    </w:lvl>
    <w:lvl w:ilvl="2" w:tplc="31AC1C48" w:tentative="1">
      <w:start w:val="1"/>
      <w:numFmt w:val="bullet"/>
      <w:lvlText w:val=""/>
      <w:lvlJc w:val="left"/>
      <w:pPr>
        <w:ind w:left="2160" w:hanging="360"/>
      </w:pPr>
      <w:rPr>
        <w:rFonts w:ascii="Wingdings" w:hAnsi="Wingdings" w:hint="default"/>
      </w:rPr>
    </w:lvl>
    <w:lvl w:ilvl="3" w:tplc="36A6F51E" w:tentative="1">
      <w:start w:val="1"/>
      <w:numFmt w:val="bullet"/>
      <w:lvlText w:val=""/>
      <w:lvlJc w:val="left"/>
      <w:pPr>
        <w:ind w:left="2880" w:hanging="360"/>
      </w:pPr>
      <w:rPr>
        <w:rFonts w:ascii="Symbol" w:hAnsi="Symbol" w:hint="default"/>
      </w:rPr>
    </w:lvl>
    <w:lvl w:ilvl="4" w:tplc="42A40918" w:tentative="1">
      <w:start w:val="1"/>
      <w:numFmt w:val="bullet"/>
      <w:lvlText w:val="o"/>
      <w:lvlJc w:val="left"/>
      <w:pPr>
        <w:ind w:left="3600" w:hanging="360"/>
      </w:pPr>
      <w:rPr>
        <w:rFonts w:ascii="Courier New" w:hAnsi="Courier New" w:cs="Courier New" w:hint="default"/>
      </w:rPr>
    </w:lvl>
    <w:lvl w:ilvl="5" w:tplc="484A9896" w:tentative="1">
      <w:start w:val="1"/>
      <w:numFmt w:val="bullet"/>
      <w:lvlText w:val=""/>
      <w:lvlJc w:val="left"/>
      <w:pPr>
        <w:ind w:left="4320" w:hanging="360"/>
      </w:pPr>
      <w:rPr>
        <w:rFonts w:ascii="Wingdings" w:hAnsi="Wingdings" w:hint="default"/>
      </w:rPr>
    </w:lvl>
    <w:lvl w:ilvl="6" w:tplc="4100FA7C" w:tentative="1">
      <w:start w:val="1"/>
      <w:numFmt w:val="bullet"/>
      <w:lvlText w:val=""/>
      <w:lvlJc w:val="left"/>
      <w:pPr>
        <w:ind w:left="5040" w:hanging="360"/>
      </w:pPr>
      <w:rPr>
        <w:rFonts w:ascii="Symbol" w:hAnsi="Symbol" w:hint="default"/>
      </w:rPr>
    </w:lvl>
    <w:lvl w:ilvl="7" w:tplc="FC2E2BBC" w:tentative="1">
      <w:start w:val="1"/>
      <w:numFmt w:val="bullet"/>
      <w:lvlText w:val="o"/>
      <w:lvlJc w:val="left"/>
      <w:pPr>
        <w:ind w:left="5760" w:hanging="360"/>
      </w:pPr>
      <w:rPr>
        <w:rFonts w:ascii="Courier New" w:hAnsi="Courier New" w:cs="Courier New" w:hint="default"/>
      </w:rPr>
    </w:lvl>
    <w:lvl w:ilvl="8" w:tplc="13E8105E" w:tentative="1">
      <w:start w:val="1"/>
      <w:numFmt w:val="bullet"/>
      <w:lvlText w:val=""/>
      <w:lvlJc w:val="left"/>
      <w:pPr>
        <w:ind w:left="6480" w:hanging="360"/>
      </w:pPr>
      <w:rPr>
        <w:rFonts w:ascii="Wingdings" w:hAnsi="Wingdings" w:hint="default"/>
      </w:rPr>
    </w:lvl>
  </w:abstractNum>
  <w:abstractNum w:abstractNumId="14" w15:restartNumberingAfterBreak="0">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Text w:val=""/>
      <w:lvlJc w:val="left"/>
      <w:pPr>
        <w:tabs>
          <w:tab w:val="num" w:pos="709"/>
        </w:tabs>
        <w:ind w:left="0" w:firstLine="0"/>
      </w:pPr>
      <w:rPr>
        <w:rFonts w:ascii="Times New Roman" w:hAnsi="Times New Roman" w:hint="default"/>
      </w:rPr>
    </w:lvl>
    <w:lvl w:ilvl="3">
      <w:start w:val="1"/>
      <w:numFmt w:val="none"/>
      <w:lvlText w:val=""/>
      <w:lvlJc w:val="left"/>
      <w:pPr>
        <w:tabs>
          <w:tab w:val="num" w:pos="709"/>
        </w:tabs>
        <w:ind w:left="0" w:firstLine="0"/>
      </w:pPr>
      <w:rPr>
        <w:rFonts w:ascii="Times New Roman" w:hAnsi="Times New Roman" w:hint="default"/>
      </w:rPr>
    </w:lvl>
    <w:lvl w:ilvl="4">
      <w:start w:val="1"/>
      <w:numFmt w:val="none"/>
      <w:lvlText w:val=""/>
      <w:lvlJc w:val="left"/>
      <w:pPr>
        <w:tabs>
          <w:tab w:val="num" w:pos="709"/>
        </w:tabs>
        <w:ind w:left="0" w:firstLine="0"/>
      </w:pPr>
      <w:rPr>
        <w:rFonts w:ascii="Times New Roman" w:hAnsi="Times New Roman" w:hint="default"/>
      </w:rPr>
    </w:lvl>
    <w:lvl w:ilvl="5">
      <w:start w:val="1"/>
      <w:numFmt w:val="none"/>
      <w:lvlText w:val=""/>
      <w:lvlJc w:val="left"/>
      <w:pPr>
        <w:tabs>
          <w:tab w:val="num" w:pos="709"/>
        </w:tabs>
        <w:ind w:left="0" w:firstLine="0"/>
      </w:pPr>
      <w:rPr>
        <w:rFonts w:ascii="Times New Roman" w:hAnsi="Times New Roman" w:hint="default"/>
      </w:rPr>
    </w:lvl>
    <w:lvl w:ilvl="6">
      <w:start w:val="1"/>
      <w:numFmt w:val="none"/>
      <w:lvlText w:val=""/>
      <w:lvlJc w:val="left"/>
      <w:pPr>
        <w:tabs>
          <w:tab w:val="num" w:pos="709"/>
        </w:tabs>
        <w:ind w:left="0" w:firstLine="0"/>
      </w:pPr>
      <w:rPr>
        <w:rFonts w:ascii="Times New Roman" w:hAnsi="Times New Roman" w:hint="default"/>
      </w:rPr>
    </w:lvl>
    <w:lvl w:ilvl="7">
      <w:start w:val="1"/>
      <w:numFmt w:val="none"/>
      <w:lvlText w:val=""/>
      <w:lvlJc w:val="left"/>
      <w:pPr>
        <w:tabs>
          <w:tab w:val="num" w:pos="709"/>
        </w:tabs>
        <w:ind w:left="0" w:firstLine="0"/>
      </w:pPr>
      <w:rPr>
        <w:rFonts w:ascii="Times New Roman" w:hAnsi="Times New Roman" w:hint="default"/>
        <w:b/>
        <w:i w:val="0"/>
        <w:caps/>
      </w:rPr>
    </w:lvl>
    <w:lvl w:ilvl="8">
      <w:start w:val="1"/>
      <w:numFmt w:val="none"/>
      <w:lvlText w:val=""/>
      <w:lvlJc w:val="left"/>
      <w:pPr>
        <w:tabs>
          <w:tab w:val="num" w:pos="709"/>
        </w:tabs>
        <w:ind w:left="0" w:firstLine="0"/>
      </w:pPr>
      <w:rPr>
        <w:rFonts w:ascii="Times New Roman" w:hAnsi="Times New Roman" w:hint="default"/>
        <w:b/>
        <w:i w:val="0"/>
      </w:rPr>
    </w:lvl>
  </w:abstractNum>
  <w:abstractNum w:abstractNumId="15" w15:restartNumberingAfterBreak="0">
    <w:nsid w:val="38294703"/>
    <w:multiLevelType w:val="multilevel"/>
    <w:tmpl w:val="08E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7" w15:restartNumberingAfterBreak="0">
    <w:nsid w:val="5519782A"/>
    <w:multiLevelType w:val="multilevel"/>
    <w:tmpl w:val="8F3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A7ABE"/>
    <w:multiLevelType w:val="multilevel"/>
    <w:tmpl w:val="57D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87D9E"/>
    <w:multiLevelType w:val="multilevel"/>
    <w:tmpl w:val="13087CF0"/>
    <w:lvl w:ilvl="0">
      <w:start w:val="1"/>
      <w:numFmt w:val="none"/>
      <w:pStyle w:val="ScheduleTitle"/>
      <w:suff w:val="nothing"/>
      <w:lvlText w:val=""/>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20" w15:restartNumberingAfterBreak="0">
    <w:nsid w:val="5B870BAD"/>
    <w:multiLevelType w:val="multilevel"/>
    <w:tmpl w:val="91086020"/>
    <w:lvl w:ilvl="0">
      <w:start w:val="1"/>
      <w:numFmt w:val="decimal"/>
      <w:pStyle w:val="Heading1"/>
      <w:lvlText w:val="%1."/>
      <w:lvlJc w:val="left"/>
      <w:pPr>
        <w:ind w:left="720" w:hanging="720"/>
      </w:pPr>
      <w:rPr>
        <w:rFonts w:ascii="Times New Roman" w:hAnsi="Times New Roman" w:cs="Times New Roman" w:hint="default"/>
        <w:b w:val="0"/>
        <w:i w:val="0"/>
        <w:caps/>
        <w:smallCaps w:val="0"/>
        <w:color w:val="000000"/>
        <w:sz w:val="22"/>
        <w:u w:val="none"/>
      </w:rPr>
    </w:lvl>
    <w:lvl w:ilvl="1">
      <w:start w:val="1"/>
      <w:numFmt w:val="decimal"/>
      <w:pStyle w:val="Heading2"/>
      <w:lvlText w:val="%1.%2"/>
      <w:lvlJc w:val="left"/>
      <w:pPr>
        <w:ind w:left="1440" w:hanging="720"/>
      </w:pPr>
      <w:rPr>
        <w:rFonts w:ascii="Times New Roman" w:hAnsi="Times New Roman" w:cs="Times New Roman" w:hint="default"/>
        <w:b w:val="0"/>
        <w:i w:val="0"/>
        <w:caps w:val="0"/>
        <w:smallCaps w:val="0"/>
        <w:color w:val="000000"/>
        <w:sz w:val="22"/>
        <w:u w:val="none"/>
      </w:rPr>
    </w:lvl>
    <w:lvl w:ilvl="2">
      <w:start w:val="1"/>
      <w:numFmt w:val="lowerLetter"/>
      <w:pStyle w:val="Heading3"/>
      <w:lvlText w:val="(%3)"/>
      <w:lvlJc w:val="left"/>
      <w:pPr>
        <w:ind w:left="2160" w:hanging="720"/>
      </w:pPr>
      <w:rPr>
        <w:rFonts w:ascii="Times New Roman" w:hAnsi="Times New Roman" w:cs="Times New Roman" w:hint="default"/>
        <w:b w:val="0"/>
        <w:i w:val="0"/>
        <w:caps w:val="0"/>
        <w:color w:val="000000"/>
        <w:sz w:val="22"/>
        <w:u w:val="none"/>
      </w:rPr>
    </w:lvl>
    <w:lvl w:ilvl="3">
      <w:start w:val="1"/>
      <w:numFmt w:val="lowerRoman"/>
      <w:pStyle w:val="Heading4"/>
      <w:lvlText w:val="(%4)"/>
      <w:lvlJc w:val="left"/>
      <w:pPr>
        <w:ind w:left="2880" w:hanging="720"/>
      </w:pPr>
      <w:rPr>
        <w:rFonts w:ascii="Times New Roman" w:hAnsi="Times New Roman" w:cs="Times New Roman" w:hint="default"/>
        <w:b w:val="0"/>
        <w:i w:val="0"/>
        <w:caps w:val="0"/>
        <w:smallCaps w:val="0"/>
        <w:color w:val="000000"/>
        <w:sz w:val="22"/>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rPr>
        <w:rFonts w:hint="default"/>
      </w:rPr>
    </w:lvl>
    <w:lvl w:ilvl="8">
      <w:start w:val="1"/>
      <w:numFmt w:val="lowerLetter"/>
      <w:pStyle w:val="Heading9"/>
      <w:lvlText w:val="%9)"/>
      <w:lvlJc w:val="left"/>
      <w:pPr>
        <w:tabs>
          <w:tab w:val="num" w:pos="6480"/>
        </w:tabs>
        <w:ind w:left="6480" w:hanging="720"/>
      </w:pPr>
      <w:rPr>
        <w:rFonts w:hint="default"/>
      </w:rPr>
    </w:lvl>
  </w:abstractNum>
  <w:abstractNum w:abstractNumId="21" w15:restartNumberingAfterBreak="0">
    <w:nsid w:val="5E2B7212"/>
    <w:multiLevelType w:val="multilevel"/>
    <w:tmpl w:val="E2D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067B8"/>
    <w:multiLevelType w:val="multilevel"/>
    <w:tmpl w:val="72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149B9"/>
    <w:multiLevelType w:val="multilevel"/>
    <w:tmpl w:val="FE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D1E9E"/>
    <w:multiLevelType w:val="multilevel"/>
    <w:tmpl w:val="82B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81895">
    <w:abstractNumId w:val="13"/>
  </w:num>
  <w:num w:numId="2" w16cid:durableId="2004775091">
    <w:abstractNumId w:val="24"/>
  </w:num>
  <w:num w:numId="3" w16cid:durableId="404188369">
    <w:abstractNumId w:val="22"/>
  </w:num>
  <w:num w:numId="4" w16cid:durableId="1408918186">
    <w:abstractNumId w:val="21"/>
  </w:num>
  <w:num w:numId="5" w16cid:durableId="1176382534">
    <w:abstractNumId w:val="17"/>
  </w:num>
  <w:num w:numId="6" w16cid:durableId="1427723716">
    <w:abstractNumId w:val="15"/>
  </w:num>
  <w:num w:numId="7" w16cid:durableId="1588231325">
    <w:abstractNumId w:val="10"/>
  </w:num>
  <w:num w:numId="8" w16cid:durableId="1158837754">
    <w:abstractNumId w:val="23"/>
  </w:num>
  <w:num w:numId="9" w16cid:durableId="562644250">
    <w:abstractNumId w:val="18"/>
  </w:num>
  <w:num w:numId="10" w16cid:durableId="1975600034">
    <w:abstractNumId w:val="9"/>
  </w:num>
  <w:num w:numId="11" w16cid:durableId="1652635709">
    <w:abstractNumId w:val="7"/>
  </w:num>
  <w:num w:numId="12" w16cid:durableId="835418188">
    <w:abstractNumId w:val="6"/>
  </w:num>
  <w:num w:numId="13" w16cid:durableId="565607132">
    <w:abstractNumId w:val="5"/>
  </w:num>
  <w:num w:numId="14" w16cid:durableId="824248066">
    <w:abstractNumId w:val="4"/>
  </w:num>
  <w:num w:numId="15" w16cid:durableId="880745965">
    <w:abstractNumId w:val="8"/>
  </w:num>
  <w:num w:numId="16" w16cid:durableId="1615360051">
    <w:abstractNumId w:val="3"/>
  </w:num>
  <w:num w:numId="17" w16cid:durableId="924457578">
    <w:abstractNumId w:val="2"/>
  </w:num>
  <w:num w:numId="18" w16cid:durableId="1743528622">
    <w:abstractNumId w:val="1"/>
  </w:num>
  <w:num w:numId="19" w16cid:durableId="1027100733">
    <w:abstractNumId w:val="0"/>
  </w:num>
  <w:num w:numId="20" w16cid:durableId="620653136">
    <w:abstractNumId w:val="16"/>
  </w:num>
  <w:num w:numId="21" w16cid:durableId="279804020">
    <w:abstractNumId w:val="20"/>
  </w:num>
  <w:num w:numId="22" w16cid:durableId="1012151343">
    <w:abstractNumId w:val="11"/>
  </w:num>
  <w:num w:numId="23" w16cid:durableId="2042319005">
    <w:abstractNumId w:val="19"/>
  </w:num>
  <w:num w:numId="24" w16cid:durableId="384106680">
    <w:abstractNumId w:val="14"/>
  </w:num>
  <w:num w:numId="25" w16cid:durableId="1954239647">
    <w:abstractNumId w:val="1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m Ziemer">
    <w15:presenceInfo w15:providerId="AD" w15:userId="S::timziemer@maiaedge.io::4af04c9a-1c16-4b50-92bd-5ba06c12030a"/>
  </w15:person>
  <w15:person w15:author="Legal">
    <w15:presenceInfo w15:providerId="None" w15:userId="Leg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trackRevisions/>
  <w:doNotTrackFormatting/>
  <w:styleLockQFSet/>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rlrDateFlag" w:val="0"/>
    <w:docVar w:name="TrlrDocTitleFlag" w:val="0"/>
    <w:docVar w:name="TrlrDOSFlag" w:val="0"/>
    <w:docVar w:name="TrlrDOSPathFlag" w:val="0"/>
    <w:docVar w:name="TrlrDraftFlag" w:val="0"/>
    <w:docVar w:name="TrlrFirstPageFlag" w:val="0"/>
    <w:docVar w:name="TrlrMatter" w:val="081826-0004"/>
    <w:docVar w:name="TrlrMatterFlag" w:val="0"/>
    <w:docVar w:name="TrlrRedlineFlag" w:val="0"/>
    <w:docVar w:name="TrlrTimeFlag" w:val="0"/>
    <w:docVar w:name="TrlrTypeFlag" w:val="1"/>
  </w:docVars>
  <w:rsids>
    <w:rsidRoot w:val="006312F8"/>
    <w:rsid w:val="000022E7"/>
    <w:rsid w:val="0000516A"/>
    <w:rsid w:val="00011C08"/>
    <w:rsid w:val="00015535"/>
    <w:rsid w:val="00017F62"/>
    <w:rsid w:val="00024731"/>
    <w:rsid w:val="0002607D"/>
    <w:rsid w:val="000264F8"/>
    <w:rsid w:val="00026AB5"/>
    <w:rsid w:val="00030869"/>
    <w:rsid w:val="00030AA3"/>
    <w:rsid w:val="0004000D"/>
    <w:rsid w:val="00040DBE"/>
    <w:rsid w:val="00044B73"/>
    <w:rsid w:val="00047E82"/>
    <w:rsid w:val="00050FC5"/>
    <w:rsid w:val="00055477"/>
    <w:rsid w:val="00061E91"/>
    <w:rsid w:val="0006412A"/>
    <w:rsid w:val="00064172"/>
    <w:rsid w:val="00071D06"/>
    <w:rsid w:val="00076C0E"/>
    <w:rsid w:val="00080FCA"/>
    <w:rsid w:val="00082DA9"/>
    <w:rsid w:val="00082ED2"/>
    <w:rsid w:val="00085313"/>
    <w:rsid w:val="0008737A"/>
    <w:rsid w:val="000875CA"/>
    <w:rsid w:val="00090405"/>
    <w:rsid w:val="00090CD9"/>
    <w:rsid w:val="00092364"/>
    <w:rsid w:val="000941B7"/>
    <w:rsid w:val="000A0735"/>
    <w:rsid w:val="000A129C"/>
    <w:rsid w:val="000A6872"/>
    <w:rsid w:val="000B7FFB"/>
    <w:rsid w:val="000D1C99"/>
    <w:rsid w:val="000D3C49"/>
    <w:rsid w:val="000D41CB"/>
    <w:rsid w:val="000D5283"/>
    <w:rsid w:val="000D6B05"/>
    <w:rsid w:val="000E21E8"/>
    <w:rsid w:val="000F489C"/>
    <w:rsid w:val="000F56CF"/>
    <w:rsid w:val="000F7C9B"/>
    <w:rsid w:val="00102EB5"/>
    <w:rsid w:val="00102F5F"/>
    <w:rsid w:val="00106F20"/>
    <w:rsid w:val="0011135B"/>
    <w:rsid w:val="00111FCE"/>
    <w:rsid w:val="00113606"/>
    <w:rsid w:val="0011412A"/>
    <w:rsid w:val="00115A31"/>
    <w:rsid w:val="00121653"/>
    <w:rsid w:val="00123783"/>
    <w:rsid w:val="00123A48"/>
    <w:rsid w:val="001247F4"/>
    <w:rsid w:val="001252CC"/>
    <w:rsid w:val="00125789"/>
    <w:rsid w:val="001260A1"/>
    <w:rsid w:val="00126871"/>
    <w:rsid w:val="00126FC4"/>
    <w:rsid w:val="00132078"/>
    <w:rsid w:val="00132FA5"/>
    <w:rsid w:val="00134723"/>
    <w:rsid w:val="0014264F"/>
    <w:rsid w:val="00145FCD"/>
    <w:rsid w:val="001505F6"/>
    <w:rsid w:val="0015387A"/>
    <w:rsid w:val="00154998"/>
    <w:rsid w:val="001647C1"/>
    <w:rsid w:val="00167FBA"/>
    <w:rsid w:val="001704F3"/>
    <w:rsid w:val="00170F47"/>
    <w:rsid w:val="00171327"/>
    <w:rsid w:val="0017781F"/>
    <w:rsid w:val="0017798E"/>
    <w:rsid w:val="00181CB3"/>
    <w:rsid w:val="001853A8"/>
    <w:rsid w:val="0019166E"/>
    <w:rsid w:val="00196262"/>
    <w:rsid w:val="00196AAE"/>
    <w:rsid w:val="00196D1B"/>
    <w:rsid w:val="001A55D3"/>
    <w:rsid w:val="001A7A68"/>
    <w:rsid w:val="001B0945"/>
    <w:rsid w:val="001B3C4B"/>
    <w:rsid w:val="001B5D86"/>
    <w:rsid w:val="001B6CC9"/>
    <w:rsid w:val="001C1D1D"/>
    <w:rsid w:val="001C3543"/>
    <w:rsid w:val="001C6D5D"/>
    <w:rsid w:val="001C7E82"/>
    <w:rsid w:val="001D03A9"/>
    <w:rsid w:val="001D4DFF"/>
    <w:rsid w:val="001E07F8"/>
    <w:rsid w:val="001E3346"/>
    <w:rsid w:val="001E663B"/>
    <w:rsid w:val="001F0339"/>
    <w:rsid w:val="001F5E89"/>
    <w:rsid w:val="00206CBF"/>
    <w:rsid w:val="00210E32"/>
    <w:rsid w:val="00211FFB"/>
    <w:rsid w:val="0021500C"/>
    <w:rsid w:val="00220A6B"/>
    <w:rsid w:val="00244ADD"/>
    <w:rsid w:val="00245C43"/>
    <w:rsid w:val="0025584E"/>
    <w:rsid w:val="0026109E"/>
    <w:rsid w:val="002623FA"/>
    <w:rsid w:val="00263CA8"/>
    <w:rsid w:val="002714A1"/>
    <w:rsid w:val="00272411"/>
    <w:rsid w:val="002740D1"/>
    <w:rsid w:val="002743FA"/>
    <w:rsid w:val="00276253"/>
    <w:rsid w:val="00282B6F"/>
    <w:rsid w:val="00284954"/>
    <w:rsid w:val="002872BB"/>
    <w:rsid w:val="00287512"/>
    <w:rsid w:val="00295D2A"/>
    <w:rsid w:val="002A539C"/>
    <w:rsid w:val="002B0D14"/>
    <w:rsid w:val="002B495E"/>
    <w:rsid w:val="002B4C7E"/>
    <w:rsid w:val="002C2729"/>
    <w:rsid w:val="002C50F4"/>
    <w:rsid w:val="002D1A34"/>
    <w:rsid w:val="002D7024"/>
    <w:rsid w:val="002E1642"/>
    <w:rsid w:val="002E2105"/>
    <w:rsid w:val="002E29E7"/>
    <w:rsid w:val="002E5226"/>
    <w:rsid w:val="002F1F0E"/>
    <w:rsid w:val="002F6393"/>
    <w:rsid w:val="002F7461"/>
    <w:rsid w:val="003007E8"/>
    <w:rsid w:val="00301F58"/>
    <w:rsid w:val="00303894"/>
    <w:rsid w:val="00305C00"/>
    <w:rsid w:val="00306967"/>
    <w:rsid w:val="00321AF7"/>
    <w:rsid w:val="00323C03"/>
    <w:rsid w:val="003307E8"/>
    <w:rsid w:val="00346828"/>
    <w:rsid w:val="0036243F"/>
    <w:rsid w:val="003624C6"/>
    <w:rsid w:val="00365BA3"/>
    <w:rsid w:val="003676EC"/>
    <w:rsid w:val="00371403"/>
    <w:rsid w:val="00372F33"/>
    <w:rsid w:val="003738B0"/>
    <w:rsid w:val="00380BC7"/>
    <w:rsid w:val="00382B62"/>
    <w:rsid w:val="003855E2"/>
    <w:rsid w:val="00385E33"/>
    <w:rsid w:val="00392579"/>
    <w:rsid w:val="0039544C"/>
    <w:rsid w:val="00396A77"/>
    <w:rsid w:val="003972F0"/>
    <w:rsid w:val="003A4A78"/>
    <w:rsid w:val="003B0226"/>
    <w:rsid w:val="003B0692"/>
    <w:rsid w:val="003B27BC"/>
    <w:rsid w:val="003B286B"/>
    <w:rsid w:val="003B67C8"/>
    <w:rsid w:val="003C2FEE"/>
    <w:rsid w:val="003C63B9"/>
    <w:rsid w:val="003D07E0"/>
    <w:rsid w:val="003D0C75"/>
    <w:rsid w:val="003D6748"/>
    <w:rsid w:val="003D6A39"/>
    <w:rsid w:val="003E001D"/>
    <w:rsid w:val="003E3FF4"/>
    <w:rsid w:val="003E5227"/>
    <w:rsid w:val="003F0E36"/>
    <w:rsid w:val="003F7968"/>
    <w:rsid w:val="00400053"/>
    <w:rsid w:val="004018AC"/>
    <w:rsid w:val="00410107"/>
    <w:rsid w:val="004101FF"/>
    <w:rsid w:val="00411807"/>
    <w:rsid w:val="00414E81"/>
    <w:rsid w:val="00416DC9"/>
    <w:rsid w:val="004261D8"/>
    <w:rsid w:val="00434973"/>
    <w:rsid w:val="00437581"/>
    <w:rsid w:val="00445727"/>
    <w:rsid w:val="00450322"/>
    <w:rsid w:val="00450DF5"/>
    <w:rsid w:val="00452F48"/>
    <w:rsid w:val="00457F92"/>
    <w:rsid w:val="004600E7"/>
    <w:rsid w:val="00473A8D"/>
    <w:rsid w:val="00474E74"/>
    <w:rsid w:val="00475FF1"/>
    <w:rsid w:val="00480994"/>
    <w:rsid w:val="004816AA"/>
    <w:rsid w:val="004838B0"/>
    <w:rsid w:val="00484D41"/>
    <w:rsid w:val="00486264"/>
    <w:rsid w:val="00486B2B"/>
    <w:rsid w:val="00494A5B"/>
    <w:rsid w:val="004B53DC"/>
    <w:rsid w:val="004B753E"/>
    <w:rsid w:val="004C5137"/>
    <w:rsid w:val="004C6D8A"/>
    <w:rsid w:val="004D3F30"/>
    <w:rsid w:val="004D5C1B"/>
    <w:rsid w:val="004D7162"/>
    <w:rsid w:val="004E1CDC"/>
    <w:rsid w:val="004E4292"/>
    <w:rsid w:val="004E5545"/>
    <w:rsid w:val="004E6201"/>
    <w:rsid w:val="004F4E04"/>
    <w:rsid w:val="005009CB"/>
    <w:rsid w:val="00500F01"/>
    <w:rsid w:val="005025C3"/>
    <w:rsid w:val="005028FF"/>
    <w:rsid w:val="0051142A"/>
    <w:rsid w:val="005140A3"/>
    <w:rsid w:val="00526365"/>
    <w:rsid w:val="00535A96"/>
    <w:rsid w:val="00535FF0"/>
    <w:rsid w:val="00542785"/>
    <w:rsid w:val="005455E6"/>
    <w:rsid w:val="00551377"/>
    <w:rsid w:val="00551C46"/>
    <w:rsid w:val="00557085"/>
    <w:rsid w:val="00560EFD"/>
    <w:rsid w:val="0056179C"/>
    <w:rsid w:val="0057149D"/>
    <w:rsid w:val="005722C1"/>
    <w:rsid w:val="00573354"/>
    <w:rsid w:val="00583D31"/>
    <w:rsid w:val="00587B0F"/>
    <w:rsid w:val="005942DB"/>
    <w:rsid w:val="00596C90"/>
    <w:rsid w:val="005A12CE"/>
    <w:rsid w:val="005A6B90"/>
    <w:rsid w:val="005B37B9"/>
    <w:rsid w:val="005C2C2C"/>
    <w:rsid w:val="005C71A7"/>
    <w:rsid w:val="005D25E0"/>
    <w:rsid w:val="005D4064"/>
    <w:rsid w:val="005D6584"/>
    <w:rsid w:val="005E026A"/>
    <w:rsid w:val="005F1260"/>
    <w:rsid w:val="005F1F80"/>
    <w:rsid w:val="005F34E9"/>
    <w:rsid w:val="005F3A25"/>
    <w:rsid w:val="005F4EC1"/>
    <w:rsid w:val="00604082"/>
    <w:rsid w:val="00604857"/>
    <w:rsid w:val="0060720B"/>
    <w:rsid w:val="006139C4"/>
    <w:rsid w:val="006164D1"/>
    <w:rsid w:val="00617C6D"/>
    <w:rsid w:val="0062115F"/>
    <w:rsid w:val="006272AD"/>
    <w:rsid w:val="006312F8"/>
    <w:rsid w:val="00633017"/>
    <w:rsid w:val="00634E88"/>
    <w:rsid w:val="00640D51"/>
    <w:rsid w:val="00645B93"/>
    <w:rsid w:val="00645F70"/>
    <w:rsid w:val="00646DBF"/>
    <w:rsid w:val="006473CA"/>
    <w:rsid w:val="00653B1D"/>
    <w:rsid w:val="00661A61"/>
    <w:rsid w:val="00664760"/>
    <w:rsid w:val="00664FAC"/>
    <w:rsid w:val="006724FF"/>
    <w:rsid w:val="0067383C"/>
    <w:rsid w:val="00673C67"/>
    <w:rsid w:val="00676A43"/>
    <w:rsid w:val="006A0A2B"/>
    <w:rsid w:val="006A14F3"/>
    <w:rsid w:val="006A2B4D"/>
    <w:rsid w:val="006A689E"/>
    <w:rsid w:val="006B1A73"/>
    <w:rsid w:val="006B7640"/>
    <w:rsid w:val="006C6666"/>
    <w:rsid w:val="006C7BBA"/>
    <w:rsid w:val="006D164D"/>
    <w:rsid w:val="006D275F"/>
    <w:rsid w:val="006D2BD7"/>
    <w:rsid w:val="006D5C9D"/>
    <w:rsid w:val="006E7EC8"/>
    <w:rsid w:val="006F22D4"/>
    <w:rsid w:val="007014CC"/>
    <w:rsid w:val="0070636A"/>
    <w:rsid w:val="0071354C"/>
    <w:rsid w:val="00715A16"/>
    <w:rsid w:val="00717197"/>
    <w:rsid w:val="007173DE"/>
    <w:rsid w:val="00726663"/>
    <w:rsid w:val="00726D2E"/>
    <w:rsid w:val="007276B9"/>
    <w:rsid w:val="00731724"/>
    <w:rsid w:val="00731F0B"/>
    <w:rsid w:val="00737CF2"/>
    <w:rsid w:val="0074037C"/>
    <w:rsid w:val="007464B1"/>
    <w:rsid w:val="0076136B"/>
    <w:rsid w:val="00772A4D"/>
    <w:rsid w:val="00777376"/>
    <w:rsid w:val="00780184"/>
    <w:rsid w:val="0078043A"/>
    <w:rsid w:val="0078115A"/>
    <w:rsid w:val="007868A4"/>
    <w:rsid w:val="00797606"/>
    <w:rsid w:val="007A449F"/>
    <w:rsid w:val="007A5577"/>
    <w:rsid w:val="007A5C2C"/>
    <w:rsid w:val="007A6B2F"/>
    <w:rsid w:val="007A6C33"/>
    <w:rsid w:val="007B0C8F"/>
    <w:rsid w:val="007B2B3A"/>
    <w:rsid w:val="007B4C80"/>
    <w:rsid w:val="007B516B"/>
    <w:rsid w:val="007B7E57"/>
    <w:rsid w:val="007C29E3"/>
    <w:rsid w:val="007C4DF8"/>
    <w:rsid w:val="007C58F2"/>
    <w:rsid w:val="007C71BD"/>
    <w:rsid w:val="007D0999"/>
    <w:rsid w:val="007D1C9F"/>
    <w:rsid w:val="007D1F5B"/>
    <w:rsid w:val="007D4810"/>
    <w:rsid w:val="007E5BD8"/>
    <w:rsid w:val="007E617B"/>
    <w:rsid w:val="007F184C"/>
    <w:rsid w:val="007F38EA"/>
    <w:rsid w:val="007F50BC"/>
    <w:rsid w:val="007F55C5"/>
    <w:rsid w:val="007F7329"/>
    <w:rsid w:val="0080442D"/>
    <w:rsid w:val="00804488"/>
    <w:rsid w:val="00807BE2"/>
    <w:rsid w:val="00810360"/>
    <w:rsid w:val="008105F7"/>
    <w:rsid w:val="00812D09"/>
    <w:rsid w:val="00817AA8"/>
    <w:rsid w:val="008201B0"/>
    <w:rsid w:val="00824321"/>
    <w:rsid w:val="0082637F"/>
    <w:rsid w:val="00826A0C"/>
    <w:rsid w:val="00834843"/>
    <w:rsid w:val="008415E6"/>
    <w:rsid w:val="008422BF"/>
    <w:rsid w:val="008437C1"/>
    <w:rsid w:val="00843968"/>
    <w:rsid w:val="00846673"/>
    <w:rsid w:val="00852431"/>
    <w:rsid w:val="00852B81"/>
    <w:rsid w:val="008547D5"/>
    <w:rsid w:val="00861C73"/>
    <w:rsid w:val="0086359B"/>
    <w:rsid w:val="0086538C"/>
    <w:rsid w:val="00872F77"/>
    <w:rsid w:val="00877228"/>
    <w:rsid w:val="00886401"/>
    <w:rsid w:val="00890E9B"/>
    <w:rsid w:val="00894EB5"/>
    <w:rsid w:val="008976D2"/>
    <w:rsid w:val="008A177C"/>
    <w:rsid w:val="008A38C7"/>
    <w:rsid w:val="008A4A5F"/>
    <w:rsid w:val="008B03FB"/>
    <w:rsid w:val="008B74C1"/>
    <w:rsid w:val="008C7FEF"/>
    <w:rsid w:val="008D2DA0"/>
    <w:rsid w:val="008D362C"/>
    <w:rsid w:val="008E7077"/>
    <w:rsid w:val="008E7FE5"/>
    <w:rsid w:val="008F3949"/>
    <w:rsid w:val="008F4935"/>
    <w:rsid w:val="00900EA0"/>
    <w:rsid w:val="00900EA5"/>
    <w:rsid w:val="00903D33"/>
    <w:rsid w:val="009066FF"/>
    <w:rsid w:val="00907484"/>
    <w:rsid w:val="00907692"/>
    <w:rsid w:val="00907D3E"/>
    <w:rsid w:val="00912702"/>
    <w:rsid w:val="00917119"/>
    <w:rsid w:val="009230E2"/>
    <w:rsid w:val="00924A6A"/>
    <w:rsid w:val="00925DF0"/>
    <w:rsid w:val="0093514D"/>
    <w:rsid w:val="00940FC5"/>
    <w:rsid w:val="00943EC7"/>
    <w:rsid w:val="00956EDE"/>
    <w:rsid w:val="009600C7"/>
    <w:rsid w:val="00961892"/>
    <w:rsid w:val="009638E4"/>
    <w:rsid w:val="009639F9"/>
    <w:rsid w:val="00963F54"/>
    <w:rsid w:val="0096402A"/>
    <w:rsid w:val="00966361"/>
    <w:rsid w:val="009700AE"/>
    <w:rsid w:val="00970C71"/>
    <w:rsid w:val="00971609"/>
    <w:rsid w:val="00973595"/>
    <w:rsid w:val="00974083"/>
    <w:rsid w:val="009817B1"/>
    <w:rsid w:val="00982F30"/>
    <w:rsid w:val="009875E5"/>
    <w:rsid w:val="00991608"/>
    <w:rsid w:val="009A6F0C"/>
    <w:rsid w:val="009A75C0"/>
    <w:rsid w:val="009B0BF9"/>
    <w:rsid w:val="009B0D68"/>
    <w:rsid w:val="009B766B"/>
    <w:rsid w:val="009B76A2"/>
    <w:rsid w:val="009C00E0"/>
    <w:rsid w:val="009C071A"/>
    <w:rsid w:val="009D0F3A"/>
    <w:rsid w:val="009D2AF3"/>
    <w:rsid w:val="009D523D"/>
    <w:rsid w:val="009D527F"/>
    <w:rsid w:val="009D59ED"/>
    <w:rsid w:val="009E7E7A"/>
    <w:rsid w:val="009F21AE"/>
    <w:rsid w:val="009F34E8"/>
    <w:rsid w:val="009F571D"/>
    <w:rsid w:val="009F6B44"/>
    <w:rsid w:val="009F6E5F"/>
    <w:rsid w:val="00A04D34"/>
    <w:rsid w:val="00A12AE1"/>
    <w:rsid w:val="00A13020"/>
    <w:rsid w:val="00A16332"/>
    <w:rsid w:val="00A20457"/>
    <w:rsid w:val="00A2175C"/>
    <w:rsid w:val="00A25402"/>
    <w:rsid w:val="00A27662"/>
    <w:rsid w:val="00A27879"/>
    <w:rsid w:val="00A3300C"/>
    <w:rsid w:val="00A34CBB"/>
    <w:rsid w:val="00A42BEB"/>
    <w:rsid w:val="00A45D89"/>
    <w:rsid w:val="00A51338"/>
    <w:rsid w:val="00A54423"/>
    <w:rsid w:val="00A613EF"/>
    <w:rsid w:val="00A73E71"/>
    <w:rsid w:val="00A742B1"/>
    <w:rsid w:val="00A74CAF"/>
    <w:rsid w:val="00A7787E"/>
    <w:rsid w:val="00A8299F"/>
    <w:rsid w:val="00A84377"/>
    <w:rsid w:val="00A858AC"/>
    <w:rsid w:val="00A913AC"/>
    <w:rsid w:val="00A91A3D"/>
    <w:rsid w:val="00AA060E"/>
    <w:rsid w:val="00AA239E"/>
    <w:rsid w:val="00AA2971"/>
    <w:rsid w:val="00AB16D4"/>
    <w:rsid w:val="00AB263A"/>
    <w:rsid w:val="00AB5397"/>
    <w:rsid w:val="00AB6EDB"/>
    <w:rsid w:val="00AB79B6"/>
    <w:rsid w:val="00AC1BD0"/>
    <w:rsid w:val="00AC5885"/>
    <w:rsid w:val="00AD2C51"/>
    <w:rsid w:val="00AE4D3C"/>
    <w:rsid w:val="00AF2ABD"/>
    <w:rsid w:val="00AF3FBC"/>
    <w:rsid w:val="00B063F3"/>
    <w:rsid w:val="00B12901"/>
    <w:rsid w:val="00B1510E"/>
    <w:rsid w:val="00B172CC"/>
    <w:rsid w:val="00B176DF"/>
    <w:rsid w:val="00B24D4F"/>
    <w:rsid w:val="00B25576"/>
    <w:rsid w:val="00B25909"/>
    <w:rsid w:val="00B27864"/>
    <w:rsid w:val="00B3119A"/>
    <w:rsid w:val="00B334EA"/>
    <w:rsid w:val="00B34427"/>
    <w:rsid w:val="00B42E77"/>
    <w:rsid w:val="00B43A23"/>
    <w:rsid w:val="00B4743D"/>
    <w:rsid w:val="00B47C07"/>
    <w:rsid w:val="00B50413"/>
    <w:rsid w:val="00B5361B"/>
    <w:rsid w:val="00B53D7F"/>
    <w:rsid w:val="00B60653"/>
    <w:rsid w:val="00B61A6B"/>
    <w:rsid w:val="00B7647F"/>
    <w:rsid w:val="00B76D1A"/>
    <w:rsid w:val="00B77FA1"/>
    <w:rsid w:val="00B8038E"/>
    <w:rsid w:val="00B82A64"/>
    <w:rsid w:val="00B85FBD"/>
    <w:rsid w:val="00B90ACE"/>
    <w:rsid w:val="00B92E83"/>
    <w:rsid w:val="00B9440C"/>
    <w:rsid w:val="00B9457D"/>
    <w:rsid w:val="00B962A0"/>
    <w:rsid w:val="00BA37C6"/>
    <w:rsid w:val="00BA6960"/>
    <w:rsid w:val="00BB5036"/>
    <w:rsid w:val="00BC34B0"/>
    <w:rsid w:val="00BC501F"/>
    <w:rsid w:val="00BC5142"/>
    <w:rsid w:val="00BC54F0"/>
    <w:rsid w:val="00BC6136"/>
    <w:rsid w:val="00BD0196"/>
    <w:rsid w:val="00BD11F8"/>
    <w:rsid w:val="00BD1CE2"/>
    <w:rsid w:val="00BD2874"/>
    <w:rsid w:val="00BD3B05"/>
    <w:rsid w:val="00BD4560"/>
    <w:rsid w:val="00BD7752"/>
    <w:rsid w:val="00BE0634"/>
    <w:rsid w:val="00BE39FF"/>
    <w:rsid w:val="00BE52B9"/>
    <w:rsid w:val="00BF23AC"/>
    <w:rsid w:val="00BF2E15"/>
    <w:rsid w:val="00BF64E5"/>
    <w:rsid w:val="00C0191C"/>
    <w:rsid w:val="00C01B03"/>
    <w:rsid w:val="00C0247D"/>
    <w:rsid w:val="00C042E4"/>
    <w:rsid w:val="00C07769"/>
    <w:rsid w:val="00C12050"/>
    <w:rsid w:val="00C123A0"/>
    <w:rsid w:val="00C20B30"/>
    <w:rsid w:val="00C2104B"/>
    <w:rsid w:val="00C213EF"/>
    <w:rsid w:val="00C22324"/>
    <w:rsid w:val="00C242FB"/>
    <w:rsid w:val="00C2611A"/>
    <w:rsid w:val="00C4000E"/>
    <w:rsid w:val="00C40122"/>
    <w:rsid w:val="00C40D53"/>
    <w:rsid w:val="00C4309D"/>
    <w:rsid w:val="00C453C8"/>
    <w:rsid w:val="00C455B0"/>
    <w:rsid w:val="00C5043F"/>
    <w:rsid w:val="00C51303"/>
    <w:rsid w:val="00C545BF"/>
    <w:rsid w:val="00C62D94"/>
    <w:rsid w:val="00C669EE"/>
    <w:rsid w:val="00C7401B"/>
    <w:rsid w:val="00C80778"/>
    <w:rsid w:val="00C90B27"/>
    <w:rsid w:val="00C9162F"/>
    <w:rsid w:val="00C941CA"/>
    <w:rsid w:val="00CA1DAB"/>
    <w:rsid w:val="00CA428A"/>
    <w:rsid w:val="00CA7B24"/>
    <w:rsid w:val="00CB18C4"/>
    <w:rsid w:val="00CB4791"/>
    <w:rsid w:val="00CB6938"/>
    <w:rsid w:val="00CD1EEB"/>
    <w:rsid w:val="00CD707C"/>
    <w:rsid w:val="00CE40C2"/>
    <w:rsid w:val="00CE5E05"/>
    <w:rsid w:val="00CF03CC"/>
    <w:rsid w:val="00CF2DB6"/>
    <w:rsid w:val="00CF310A"/>
    <w:rsid w:val="00D026A5"/>
    <w:rsid w:val="00D04574"/>
    <w:rsid w:val="00D127F2"/>
    <w:rsid w:val="00D13857"/>
    <w:rsid w:val="00D140C7"/>
    <w:rsid w:val="00D15BC1"/>
    <w:rsid w:val="00D17706"/>
    <w:rsid w:val="00D2207B"/>
    <w:rsid w:val="00D22F8A"/>
    <w:rsid w:val="00D25C95"/>
    <w:rsid w:val="00D27F45"/>
    <w:rsid w:val="00D33304"/>
    <w:rsid w:val="00D350F0"/>
    <w:rsid w:val="00D41B27"/>
    <w:rsid w:val="00D4680A"/>
    <w:rsid w:val="00D46F32"/>
    <w:rsid w:val="00D50786"/>
    <w:rsid w:val="00D5158B"/>
    <w:rsid w:val="00D51B46"/>
    <w:rsid w:val="00D55184"/>
    <w:rsid w:val="00D56C33"/>
    <w:rsid w:val="00D65AE6"/>
    <w:rsid w:val="00D67578"/>
    <w:rsid w:val="00D816B7"/>
    <w:rsid w:val="00D84AFC"/>
    <w:rsid w:val="00D85C66"/>
    <w:rsid w:val="00DA0E27"/>
    <w:rsid w:val="00DA160F"/>
    <w:rsid w:val="00DA2A0B"/>
    <w:rsid w:val="00DA36DB"/>
    <w:rsid w:val="00DA44ED"/>
    <w:rsid w:val="00DA598C"/>
    <w:rsid w:val="00DA7364"/>
    <w:rsid w:val="00DB0C09"/>
    <w:rsid w:val="00DB240C"/>
    <w:rsid w:val="00DB4619"/>
    <w:rsid w:val="00DB5563"/>
    <w:rsid w:val="00DC093D"/>
    <w:rsid w:val="00DC18CE"/>
    <w:rsid w:val="00DC2A48"/>
    <w:rsid w:val="00DC4775"/>
    <w:rsid w:val="00DC5552"/>
    <w:rsid w:val="00DC7A85"/>
    <w:rsid w:val="00DD3694"/>
    <w:rsid w:val="00DE13F1"/>
    <w:rsid w:val="00DE152D"/>
    <w:rsid w:val="00DE1E2F"/>
    <w:rsid w:val="00DE233F"/>
    <w:rsid w:val="00DE2D49"/>
    <w:rsid w:val="00DE73B5"/>
    <w:rsid w:val="00DF0243"/>
    <w:rsid w:val="00DF0414"/>
    <w:rsid w:val="00E040A7"/>
    <w:rsid w:val="00E05086"/>
    <w:rsid w:val="00E05E53"/>
    <w:rsid w:val="00E06617"/>
    <w:rsid w:val="00E10339"/>
    <w:rsid w:val="00E14763"/>
    <w:rsid w:val="00E16B34"/>
    <w:rsid w:val="00E216D4"/>
    <w:rsid w:val="00E2519C"/>
    <w:rsid w:val="00E30FBD"/>
    <w:rsid w:val="00E34182"/>
    <w:rsid w:val="00E36488"/>
    <w:rsid w:val="00E42CBF"/>
    <w:rsid w:val="00E43098"/>
    <w:rsid w:val="00E46611"/>
    <w:rsid w:val="00E54D56"/>
    <w:rsid w:val="00E61429"/>
    <w:rsid w:val="00E6165E"/>
    <w:rsid w:val="00E61D78"/>
    <w:rsid w:val="00E626AD"/>
    <w:rsid w:val="00E62F09"/>
    <w:rsid w:val="00E638D2"/>
    <w:rsid w:val="00E64775"/>
    <w:rsid w:val="00E65466"/>
    <w:rsid w:val="00E65B5A"/>
    <w:rsid w:val="00E66FAD"/>
    <w:rsid w:val="00E77209"/>
    <w:rsid w:val="00E830BD"/>
    <w:rsid w:val="00E93368"/>
    <w:rsid w:val="00E94C85"/>
    <w:rsid w:val="00E95762"/>
    <w:rsid w:val="00EA26BA"/>
    <w:rsid w:val="00EB05ED"/>
    <w:rsid w:val="00EB24E2"/>
    <w:rsid w:val="00EB4493"/>
    <w:rsid w:val="00EB64C4"/>
    <w:rsid w:val="00EC3AAD"/>
    <w:rsid w:val="00EC46FD"/>
    <w:rsid w:val="00EC76DE"/>
    <w:rsid w:val="00ED5523"/>
    <w:rsid w:val="00EE0DF4"/>
    <w:rsid w:val="00EE4864"/>
    <w:rsid w:val="00EE6091"/>
    <w:rsid w:val="00EF0363"/>
    <w:rsid w:val="00EF0905"/>
    <w:rsid w:val="00EF0BC6"/>
    <w:rsid w:val="00EF2593"/>
    <w:rsid w:val="00EF2F5F"/>
    <w:rsid w:val="00F00490"/>
    <w:rsid w:val="00F04772"/>
    <w:rsid w:val="00F07E9F"/>
    <w:rsid w:val="00F17625"/>
    <w:rsid w:val="00F20335"/>
    <w:rsid w:val="00F203BD"/>
    <w:rsid w:val="00F20C15"/>
    <w:rsid w:val="00F22DEC"/>
    <w:rsid w:val="00F22EA7"/>
    <w:rsid w:val="00F22FBA"/>
    <w:rsid w:val="00F23677"/>
    <w:rsid w:val="00F2397A"/>
    <w:rsid w:val="00F33BB9"/>
    <w:rsid w:val="00F40F03"/>
    <w:rsid w:val="00F440EA"/>
    <w:rsid w:val="00F511CF"/>
    <w:rsid w:val="00F51776"/>
    <w:rsid w:val="00F6075C"/>
    <w:rsid w:val="00F61B13"/>
    <w:rsid w:val="00F62AFF"/>
    <w:rsid w:val="00F62B1D"/>
    <w:rsid w:val="00F64833"/>
    <w:rsid w:val="00F65895"/>
    <w:rsid w:val="00F6732A"/>
    <w:rsid w:val="00F678FA"/>
    <w:rsid w:val="00F715A2"/>
    <w:rsid w:val="00F77887"/>
    <w:rsid w:val="00F81371"/>
    <w:rsid w:val="00F84AC3"/>
    <w:rsid w:val="00F90FCD"/>
    <w:rsid w:val="00F93881"/>
    <w:rsid w:val="00FA59C5"/>
    <w:rsid w:val="00FA7893"/>
    <w:rsid w:val="00FB122A"/>
    <w:rsid w:val="00FB22B3"/>
    <w:rsid w:val="00FB71AF"/>
    <w:rsid w:val="00FC3DE0"/>
    <w:rsid w:val="00FC4A7D"/>
    <w:rsid w:val="00FD106D"/>
    <w:rsid w:val="00FD6897"/>
    <w:rsid w:val="00FD7133"/>
    <w:rsid w:val="00FD7D03"/>
    <w:rsid w:val="00FE2CA3"/>
    <w:rsid w:val="00FE326E"/>
    <w:rsid w:val="00FE4F1B"/>
    <w:rsid w:val="00FE7AF2"/>
    <w:rsid w:val="00FF6F07"/>
    <w:rsid w:val="00FF7EBF"/>
    <w:rsid w:val="013D367A"/>
    <w:rsid w:val="06A54FEC"/>
    <w:rsid w:val="1AA1172E"/>
    <w:rsid w:val="1B8835D0"/>
    <w:rsid w:val="1D329F48"/>
    <w:rsid w:val="20979580"/>
    <w:rsid w:val="25E3CC26"/>
    <w:rsid w:val="2AB15DEB"/>
    <w:rsid w:val="2DBBA378"/>
    <w:rsid w:val="2F21FD62"/>
    <w:rsid w:val="2F4669D6"/>
    <w:rsid w:val="31AEA643"/>
    <w:rsid w:val="3ECB5377"/>
    <w:rsid w:val="4893485C"/>
    <w:rsid w:val="6B7EE4E0"/>
    <w:rsid w:val="6B9A9271"/>
    <w:rsid w:val="6CD09484"/>
    <w:rsid w:val="6F9799BD"/>
    <w:rsid w:val="707F2DD3"/>
    <w:rsid w:val="7BD9B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36AF0F"/>
  <w15:docId w15:val="{9698F440-4CEF-49D8-833D-EA12BB66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uiPriority="24" w:qFormat="1"/>
    <w:lsdException w:name="List 2" w:semiHidden="1" w:unhideWhenUsed="1"/>
    <w:lsdException w:name="List 3"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9"/>
    <w:qFormat/>
    <w:rsid w:val="0070636A"/>
    <w:rPr>
      <w:rFonts w:cs="Arial"/>
      <w:sz w:val="22"/>
      <w:szCs w:val="24"/>
    </w:rPr>
  </w:style>
  <w:style w:type="paragraph" w:styleId="Heading1">
    <w:name w:val="heading 1"/>
    <w:basedOn w:val="Normal"/>
    <w:next w:val="BodyText1"/>
    <w:link w:val="Heading1Char"/>
    <w:uiPriority w:val="14"/>
    <w:qFormat/>
    <w:rsid w:val="0070636A"/>
    <w:pPr>
      <w:numPr>
        <w:numId w:val="21"/>
      </w:numPr>
      <w:spacing w:after="240"/>
      <w:jc w:val="both"/>
      <w:outlineLvl w:val="0"/>
    </w:pPr>
    <w:rPr>
      <w:color w:val="000000"/>
    </w:rPr>
  </w:style>
  <w:style w:type="paragraph" w:styleId="Heading2">
    <w:name w:val="heading 2"/>
    <w:basedOn w:val="Normal"/>
    <w:next w:val="BodyText1"/>
    <w:link w:val="Heading2Char"/>
    <w:uiPriority w:val="14"/>
    <w:qFormat/>
    <w:rsid w:val="0070636A"/>
    <w:pPr>
      <w:numPr>
        <w:ilvl w:val="1"/>
        <w:numId w:val="21"/>
      </w:numPr>
      <w:spacing w:after="240"/>
      <w:jc w:val="both"/>
      <w:outlineLvl w:val="1"/>
    </w:pPr>
    <w:rPr>
      <w:color w:val="000000"/>
    </w:rPr>
  </w:style>
  <w:style w:type="paragraph" w:styleId="Heading3">
    <w:name w:val="heading 3"/>
    <w:basedOn w:val="Normal"/>
    <w:next w:val="BodyText1"/>
    <w:link w:val="Heading3Char"/>
    <w:uiPriority w:val="14"/>
    <w:qFormat/>
    <w:rsid w:val="0070636A"/>
    <w:pPr>
      <w:numPr>
        <w:ilvl w:val="2"/>
        <w:numId w:val="21"/>
      </w:numPr>
      <w:spacing w:after="240"/>
      <w:jc w:val="both"/>
      <w:outlineLvl w:val="2"/>
    </w:pPr>
    <w:rPr>
      <w:color w:val="000000"/>
    </w:rPr>
  </w:style>
  <w:style w:type="paragraph" w:styleId="Heading4">
    <w:name w:val="heading 4"/>
    <w:basedOn w:val="Normal"/>
    <w:next w:val="BodyText1"/>
    <w:link w:val="Heading4Char"/>
    <w:uiPriority w:val="14"/>
    <w:unhideWhenUsed/>
    <w:qFormat/>
    <w:rsid w:val="0070636A"/>
    <w:pPr>
      <w:numPr>
        <w:ilvl w:val="3"/>
        <w:numId w:val="21"/>
      </w:numPr>
      <w:spacing w:after="240"/>
      <w:jc w:val="both"/>
      <w:outlineLvl w:val="3"/>
    </w:pPr>
    <w:rPr>
      <w:color w:val="000000"/>
    </w:rPr>
  </w:style>
  <w:style w:type="paragraph" w:styleId="Heading5">
    <w:name w:val="heading 5"/>
    <w:basedOn w:val="Normal"/>
    <w:next w:val="BodyText1"/>
    <w:link w:val="Heading5Char"/>
    <w:uiPriority w:val="14"/>
    <w:semiHidden/>
    <w:unhideWhenUsed/>
    <w:rsid w:val="0070636A"/>
    <w:pPr>
      <w:numPr>
        <w:ilvl w:val="4"/>
        <w:numId w:val="21"/>
      </w:numPr>
      <w:spacing w:after="240"/>
      <w:outlineLvl w:val="4"/>
    </w:pPr>
    <w:rPr>
      <w:color w:val="000000"/>
    </w:rPr>
  </w:style>
  <w:style w:type="paragraph" w:styleId="Heading6">
    <w:name w:val="heading 6"/>
    <w:basedOn w:val="Normal"/>
    <w:next w:val="BodyText1"/>
    <w:link w:val="Heading6Char"/>
    <w:uiPriority w:val="14"/>
    <w:semiHidden/>
    <w:unhideWhenUsed/>
    <w:rsid w:val="0070636A"/>
    <w:pPr>
      <w:numPr>
        <w:ilvl w:val="5"/>
        <w:numId w:val="21"/>
      </w:numPr>
      <w:spacing w:after="240"/>
      <w:outlineLvl w:val="5"/>
    </w:pPr>
    <w:rPr>
      <w:color w:val="000000"/>
    </w:rPr>
  </w:style>
  <w:style w:type="paragraph" w:styleId="Heading7">
    <w:name w:val="heading 7"/>
    <w:basedOn w:val="Normal"/>
    <w:next w:val="BodyText1"/>
    <w:link w:val="Heading7Char"/>
    <w:uiPriority w:val="14"/>
    <w:semiHidden/>
    <w:unhideWhenUsed/>
    <w:rsid w:val="0070636A"/>
    <w:pPr>
      <w:numPr>
        <w:ilvl w:val="6"/>
        <w:numId w:val="21"/>
      </w:numPr>
      <w:spacing w:after="240"/>
      <w:outlineLvl w:val="6"/>
    </w:pPr>
    <w:rPr>
      <w:color w:val="000000"/>
    </w:rPr>
  </w:style>
  <w:style w:type="paragraph" w:styleId="Heading8">
    <w:name w:val="heading 8"/>
    <w:basedOn w:val="Normal"/>
    <w:next w:val="BodyText1"/>
    <w:link w:val="Heading8Char"/>
    <w:uiPriority w:val="14"/>
    <w:semiHidden/>
    <w:qFormat/>
    <w:rsid w:val="0070636A"/>
    <w:pPr>
      <w:numPr>
        <w:ilvl w:val="7"/>
        <w:numId w:val="21"/>
      </w:numPr>
      <w:spacing w:after="240"/>
      <w:outlineLvl w:val="7"/>
    </w:pPr>
    <w:rPr>
      <w:color w:val="000000"/>
    </w:rPr>
  </w:style>
  <w:style w:type="paragraph" w:styleId="Heading9">
    <w:name w:val="heading 9"/>
    <w:basedOn w:val="Normal"/>
    <w:next w:val="BodyText1"/>
    <w:link w:val="Heading9Char"/>
    <w:uiPriority w:val="14"/>
    <w:semiHidden/>
    <w:qFormat/>
    <w:rsid w:val="0070636A"/>
    <w:pPr>
      <w:numPr>
        <w:ilvl w:val="8"/>
        <w:numId w:val="21"/>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70636A"/>
    <w:pPr>
      <w:spacing w:after="120"/>
    </w:pPr>
    <w:rPr>
      <w:sz w:val="16"/>
      <w:szCs w:val="16"/>
    </w:rPr>
  </w:style>
  <w:style w:type="paragraph" w:styleId="PlainText">
    <w:name w:val="Plain Text"/>
    <w:basedOn w:val="Normal"/>
    <w:link w:val="PlainTextChar"/>
    <w:uiPriority w:val="99"/>
    <w:semiHidden/>
    <w:rsid w:val="0070636A"/>
    <w:rPr>
      <w:rFonts w:ascii="Courier New" w:hAnsi="Courier New" w:cs="Courier New"/>
      <w:sz w:val="20"/>
      <w:szCs w:val="20"/>
    </w:rPr>
  </w:style>
  <w:style w:type="paragraph" w:styleId="DocumentMap">
    <w:name w:val="Document Map"/>
    <w:basedOn w:val="Normal"/>
    <w:link w:val="DocumentMapChar"/>
    <w:uiPriority w:val="99"/>
    <w:semiHidden/>
    <w:rsid w:val="0070636A"/>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0636A"/>
    <w:rPr>
      <w:rFonts w:ascii="Tahoma" w:hAnsi="Tahoma" w:cs="Tahoma"/>
      <w:shd w:val="clear" w:color="auto" w:fill="000080"/>
    </w:rPr>
  </w:style>
  <w:style w:type="paragraph" w:styleId="Header">
    <w:name w:val="header"/>
    <w:basedOn w:val="Normal"/>
    <w:link w:val="HeaderChar"/>
    <w:uiPriority w:val="99"/>
    <w:semiHidden/>
    <w:rsid w:val="0070636A"/>
    <w:pPr>
      <w:tabs>
        <w:tab w:val="center" w:pos="4680"/>
        <w:tab w:val="right" w:pos="9360"/>
      </w:tabs>
    </w:pPr>
  </w:style>
  <w:style w:type="character" w:customStyle="1" w:styleId="HeaderChar">
    <w:name w:val="Header Char"/>
    <w:link w:val="Header"/>
    <w:uiPriority w:val="99"/>
    <w:semiHidden/>
    <w:rsid w:val="0070636A"/>
    <w:rPr>
      <w:rFonts w:cs="Arial"/>
      <w:sz w:val="24"/>
      <w:szCs w:val="24"/>
    </w:rPr>
  </w:style>
  <w:style w:type="paragraph" w:styleId="Footer">
    <w:name w:val="footer"/>
    <w:basedOn w:val="Normal"/>
    <w:link w:val="FooterChar"/>
    <w:uiPriority w:val="99"/>
    <w:semiHidden/>
    <w:rsid w:val="0070636A"/>
    <w:pPr>
      <w:tabs>
        <w:tab w:val="center" w:pos="4680"/>
        <w:tab w:val="right" w:pos="9360"/>
      </w:tabs>
    </w:pPr>
  </w:style>
  <w:style w:type="character" w:customStyle="1" w:styleId="FooterChar">
    <w:name w:val="Footer Char"/>
    <w:link w:val="Footer"/>
    <w:uiPriority w:val="99"/>
    <w:semiHidden/>
    <w:rsid w:val="0070636A"/>
    <w:rPr>
      <w:rFonts w:cs="Arial"/>
      <w:sz w:val="24"/>
      <w:szCs w:val="24"/>
    </w:rPr>
  </w:style>
  <w:style w:type="paragraph" w:styleId="BalloonText">
    <w:name w:val="Balloon Text"/>
    <w:basedOn w:val="Normal"/>
    <w:link w:val="BalloonTextChar"/>
    <w:uiPriority w:val="99"/>
    <w:semiHidden/>
    <w:rsid w:val="0070636A"/>
    <w:rPr>
      <w:rFonts w:ascii="Tahoma" w:hAnsi="Tahoma" w:cs="Tahoma"/>
      <w:sz w:val="16"/>
      <w:szCs w:val="16"/>
    </w:rPr>
  </w:style>
  <w:style w:type="character" w:customStyle="1" w:styleId="BalloonTextChar">
    <w:name w:val="Balloon Text Char"/>
    <w:link w:val="BalloonText"/>
    <w:uiPriority w:val="99"/>
    <w:semiHidden/>
    <w:rsid w:val="0070636A"/>
    <w:rPr>
      <w:rFonts w:ascii="Tahoma" w:hAnsi="Tahoma" w:cs="Tahoma"/>
      <w:sz w:val="16"/>
      <w:szCs w:val="16"/>
    </w:rPr>
  </w:style>
  <w:style w:type="paragraph" w:styleId="ListParagraph">
    <w:name w:val="List Paragraph"/>
    <w:basedOn w:val="Normal"/>
    <w:uiPriority w:val="24"/>
    <w:semiHidden/>
    <w:qFormat/>
    <w:rsid w:val="0070636A"/>
    <w:pPr>
      <w:ind w:left="720"/>
      <w:contextualSpacing/>
    </w:pPr>
  </w:style>
  <w:style w:type="paragraph" w:customStyle="1" w:styleId="5HANGINGINDENT">
    <w:name w:val=".5&quot; HANGING INDENT"/>
    <w:semiHidden/>
    <w:pPr>
      <w:ind w:left="720" w:hanging="720"/>
      <w:jc w:val="both"/>
    </w:pPr>
    <w:rPr>
      <w:rFonts w:ascii="Times" w:hAnsi="Times"/>
      <w:sz w:val="24"/>
    </w:rPr>
  </w:style>
  <w:style w:type="table" w:customStyle="1" w:styleId="TableGrid1">
    <w:name w:val="Table Grid1"/>
    <w:basedOn w:val="TableNormal"/>
    <w:uiPriority w:val="59"/>
    <w:semiHidden/>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4"/>
    <w:rsid w:val="0070636A"/>
    <w:rPr>
      <w:rFonts w:cs="Arial"/>
      <w:color w:val="000000"/>
      <w:sz w:val="22"/>
      <w:szCs w:val="24"/>
    </w:rPr>
  </w:style>
  <w:style w:type="paragraph" w:customStyle="1" w:styleId="BodyText10">
    <w:name w:val="Body Text 1"/>
    <w:basedOn w:val="Normal"/>
    <w:link w:val="BodyText1Char"/>
    <w:semiHidden/>
    <w:qFormat/>
    <w:rsid w:val="00B24D4F"/>
    <w:pPr>
      <w:spacing w:before="240"/>
      <w:jc w:val="both"/>
    </w:pPr>
    <w:rPr>
      <w:iCs/>
    </w:rPr>
  </w:style>
  <w:style w:type="character" w:customStyle="1" w:styleId="BodyText1Char">
    <w:name w:val="Body Text 1 Char"/>
    <w:basedOn w:val="DefaultParagraphFont"/>
    <w:link w:val="BodyText10"/>
    <w:rsid w:val="00B24D4F"/>
    <w:rPr>
      <w:iCs/>
      <w:sz w:val="24"/>
      <w:szCs w:val="24"/>
    </w:rPr>
  </w:style>
  <w:style w:type="character" w:styleId="Hyperlink">
    <w:name w:val="Hyperlink"/>
    <w:uiPriority w:val="99"/>
    <w:semiHidden/>
    <w:rsid w:val="0070636A"/>
    <w:rPr>
      <w:color w:val="0000FF"/>
      <w:u w:val="single"/>
      <w:lang w:val="en-US"/>
    </w:rPr>
  </w:style>
  <w:style w:type="paragraph" w:styleId="NormalWeb">
    <w:name w:val="Normal (Web)"/>
    <w:basedOn w:val="Normal"/>
    <w:uiPriority w:val="99"/>
    <w:semiHidden/>
    <w:rsid w:val="0070636A"/>
  </w:style>
  <w:style w:type="paragraph" w:customStyle="1" w:styleId="TableHeader">
    <w:name w:val="Table Header"/>
    <w:basedOn w:val="Normal"/>
    <w:semiHidden/>
    <w:qFormat/>
    <w:rsid w:val="00B24D4F"/>
    <w:pPr>
      <w:keepNext/>
      <w:spacing w:before="120" w:after="120"/>
      <w:jc w:val="center"/>
    </w:pPr>
    <w:rPr>
      <w:b/>
      <w:bCs/>
    </w:rPr>
  </w:style>
  <w:style w:type="table" w:styleId="TableGrid">
    <w:name w:val="Table Grid"/>
    <w:basedOn w:val="TableNormal"/>
    <w:uiPriority w:val="59"/>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70636A"/>
    <w:rPr>
      <w:sz w:val="16"/>
      <w:szCs w:val="16"/>
      <w:lang w:val="en-US"/>
    </w:rPr>
  </w:style>
  <w:style w:type="paragraph" w:styleId="CommentText">
    <w:name w:val="annotation text"/>
    <w:basedOn w:val="Normal"/>
    <w:link w:val="CommentTextChar"/>
    <w:uiPriority w:val="99"/>
    <w:rsid w:val="0070636A"/>
    <w:rPr>
      <w:sz w:val="20"/>
      <w:szCs w:val="20"/>
    </w:rPr>
  </w:style>
  <w:style w:type="character" w:customStyle="1" w:styleId="CommentTextChar">
    <w:name w:val="Comment Text Char"/>
    <w:link w:val="CommentText"/>
    <w:uiPriority w:val="99"/>
    <w:rsid w:val="0070636A"/>
    <w:rPr>
      <w:rFonts w:cs="Arial"/>
    </w:rPr>
  </w:style>
  <w:style w:type="paragraph" w:styleId="CommentSubject">
    <w:name w:val="annotation subject"/>
    <w:basedOn w:val="CommentText"/>
    <w:next w:val="CommentText"/>
    <w:link w:val="CommentSubjectChar"/>
    <w:uiPriority w:val="99"/>
    <w:semiHidden/>
    <w:rsid w:val="0070636A"/>
    <w:rPr>
      <w:b/>
      <w:bCs/>
    </w:rPr>
  </w:style>
  <w:style w:type="character" w:customStyle="1" w:styleId="CommentSubjectChar">
    <w:name w:val="Comment Subject Char"/>
    <w:link w:val="CommentSubject"/>
    <w:uiPriority w:val="99"/>
    <w:semiHidden/>
    <w:rsid w:val="0070636A"/>
    <w:rPr>
      <w:rFonts w:cs="Arial"/>
      <w:b/>
      <w:bCs/>
    </w:rPr>
  </w:style>
  <w:style w:type="paragraph" w:styleId="FootnoteText">
    <w:name w:val="footnote text"/>
    <w:basedOn w:val="Normal"/>
    <w:link w:val="FootnoteTextChar"/>
    <w:uiPriority w:val="40"/>
    <w:rsid w:val="0070636A"/>
    <w:pPr>
      <w:spacing w:before="120"/>
    </w:pPr>
  </w:style>
  <w:style w:type="character" w:customStyle="1" w:styleId="FootnoteTextChar">
    <w:name w:val="Footnote Text Char"/>
    <w:link w:val="FootnoteText"/>
    <w:uiPriority w:val="40"/>
    <w:rsid w:val="0070636A"/>
    <w:rPr>
      <w:rFonts w:cs="Arial"/>
      <w:sz w:val="24"/>
      <w:szCs w:val="24"/>
    </w:rPr>
  </w:style>
  <w:style w:type="character" w:styleId="FootnoteReference">
    <w:name w:val="footnote reference"/>
    <w:uiPriority w:val="99"/>
    <w:semiHidden/>
    <w:rsid w:val="0070636A"/>
    <w:rPr>
      <w:vertAlign w:val="superscript"/>
      <w:lang w:val="en-US"/>
    </w:rPr>
  </w:style>
  <w:style w:type="character" w:customStyle="1" w:styleId="Heading2Char">
    <w:name w:val="Heading 2 Char"/>
    <w:link w:val="Heading2"/>
    <w:uiPriority w:val="14"/>
    <w:rsid w:val="0070636A"/>
    <w:rPr>
      <w:rFonts w:cs="Arial"/>
      <w:color w:val="000000"/>
      <w:sz w:val="22"/>
      <w:szCs w:val="24"/>
    </w:rPr>
  </w:style>
  <w:style w:type="character" w:customStyle="1" w:styleId="BodyText3Char">
    <w:name w:val="Body Text 3 Char"/>
    <w:link w:val="BodyText3"/>
    <w:uiPriority w:val="99"/>
    <w:semiHidden/>
    <w:locked/>
    <w:rsid w:val="0070636A"/>
    <w:rPr>
      <w:rFonts w:cs="Arial"/>
      <w:sz w:val="16"/>
      <w:szCs w:val="16"/>
    </w:rPr>
  </w:style>
  <w:style w:type="paragraph" w:customStyle="1" w:styleId="xmsonormal">
    <w:name w:val="x_msonormal"/>
    <w:basedOn w:val="Normal"/>
    <w:semiHidden/>
    <w:rsid w:val="00392579"/>
    <w:rPr>
      <w:rFonts w:ascii="Calibri" w:eastAsiaTheme="minorHAnsi" w:hAnsi="Calibri" w:cs="Calibri"/>
      <w:szCs w:val="22"/>
    </w:rPr>
  </w:style>
  <w:style w:type="character" w:customStyle="1" w:styleId="Heading4Char">
    <w:name w:val="Heading 4 Char"/>
    <w:link w:val="Heading4"/>
    <w:uiPriority w:val="14"/>
    <w:rsid w:val="0070636A"/>
    <w:rPr>
      <w:rFonts w:cs="Arial"/>
      <w:color w:val="000000"/>
      <w:sz w:val="22"/>
      <w:szCs w:val="24"/>
    </w:rPr>
  </w:style>
  <w:style w:type="paragraph" w:styleId="MacroText">
    <w:name w:val="macro"/>
    <w:link w:val="MacroTextChar"/>
    <w:semiHidden/>
    <w:rsid w:val="0070636A"/>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zh-CN"/>
    </w:rPr>
  </w:style>
  <w:style w:type="character" w:customStyle="1" w:styleId="MacroTextChar">
    <w:name w:val="Macro Text Char"/>
    <w:link w:val="MacroText"/>
    <w:semiHidden/>
    <w:rsid w:val="0070636A"/>
    <w:rPr>
      <w:rFonts w:ascii="Courier New" w:hAnsi="Courier New" w:cs="Courier New"/>
      <w:lang w:eastAsia="zh-CN"/>
    </w:rPr>
  </w:style>
  <w:style w:type="character" w:customStyle="1" w:styleId="Heading2Char1">
    <w:name w:val="Heading 2 Char1"/>
    <w:basedOn w:val="DefaultParagraphFont"/>
    <w:semiHidden/>
    <w:rsid w:val="0070636A"/>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14"/>
    <w:rsid w:val="0070636A"/>
    <w:rPr>
      <w:rFonts w:cs="Arial"/>
      <w:color w:val="000000"/>
      <w:sz w:val="22"/>
      <w:szCs w:val="24"/>
    </w:rPr>
  </w:style>
  <w:style w:type="character" w:customStyle="1" w:styleId="Heading5Char">
    <w:name w:val="Heading 5 Char"/>
    <w:link w:val="Heading5"/>
    <w:uiPriority w:val="14"/>
    <w:semiHidden/>
    <w:rsid w:val="0070636A"/>
    <w:rPr>
      <w:rFonts w:cs="Arial"/>
      <w:color w:val="000000"/>
      <w:sz w:val="24"/>
      <w:szCs w:val="24"/>
    </w:rPr>
  </w:style>
  <w:style w:type="character" w:customStyle="1" w:styleId="Heading6Char">
    <w:name w:val="Heading 6 Char"/>
    <w:link w:val="Heading6"/>
    <w:uiPriority w:val="14"/>
    <w:semiHidden/>
    <w:rsid w:val="0070636A"/>
    <w:rPr>
      <w:rFonts w:cs="Arial"/>
      <w:color w:val="000000"/>
      <w:sz w:val="24"/>
      <w:szCs w:val="24"/>
    </w:rPr>
  </w:style>
  <w:style w:type="character" w:customStyle="1" w:styleId="Heading7Char">
    <w:name w:val="Heading 7 Char"/>
    <w:link w:val="Heading7"/>
    <w:uiPriority w:val="14"/>
    <w:semiHidden/>
    <w:rsid w:val="0070636A"/>
    <w:rPr>
      <w:rFonts w:cs="Arial"/>
      <w:color w:val="000000"/>
      <w:sz w:val="24"/>
      <w:szCs w:val="24"/>
    </w:rPr>
  </w:style>
  <w:style w:type="character" w:customStyle="1" w:styleId="Heading8Char">
    <w:name w:val="Heading 8 Char"/>
    <w:link w:val="Heading8"/>
    <w:uiPriority w:val="14"/>
    <w:semiHidden/>
    <w:rsid w:val="0070636A"/>
    <w:rPr>
      <w:rFonts w:cs="Arial"/>
      <w:color w:val="000000"/>
      <w:sz w:val="24"/>
      <w:szCs w:val="24"/>
    </w:rPr>
  </w:style>
  <w:style w:type="paragraph" w:styleId="Quote">
    <w:name w:val="Quote"/>
    <w:basedOn w:val="Normal"/>
    <w:next w:val="BodyTextContinued"/>
    <w:link w:val="QuoteChar"/>
    <w:uiPriority w:val="39"/>
    <w:rsid w:val="0070636A"/>
    <w:pPr>
      <w:spacing w:after="240"/>
      <w:ind w:left="1440" w:right="1440"/>
    </w:pPr>
  </w:style>
  <w:style w:type="character" w:customStyle="1" w:styleId="QuoteChar">
    <w:name w:val="Quote Char"/>
    <w:link w:val="Quote"/>
    <w:uiPriority w:val="39"/>
    <w:rsid w:val="0070636A"/>
    <w:rPr>
      <w:rFonts w:cs="Arial"/>
      <w:sz w:val="24"/>
      <w:szCs w:val="24"/>
    </w:rPr>
  </w:style>
  <w:style w:type="paragraph" w:styleId="Bibliography">
    <w:name w:val="Bibliography"/>
    <w:basedOn w:val="Normal"/>
    <w:next w:val="Normal"/>
    <w:uiPriority w:val="99"/>
    <w:semiHidden/>
    <w:rsid w:val="0070636A"/>
  </w:style>
  <w:style w:type="paragraph" w:styleId="BlockText">
    <w:name w:val="Block Text"/>
    <w:basedOn w:val="Normal"/>
    <w:uiPriority w:val="39"/>
    <w:rsid w:val="0070636A"/>
    <w:pPr>
      <w:spacing w:after="120"/>
      <w:ind w:left="1440" w:right="1440"/>
    </w:pPr>
  </w:style>
  <w:style w:type="paragraph" w:styleId="BodyText">
    <w:name w:val="Body Text"/>
    <w:basedOn w:val="Normal"/>
    <w:next w:val="BodyText1"/>
    <w:link w:val="BodyTextChar"/>
    <w:uiPriority w:val="99"/>
    <w:semiHidden/>
    <w:qFormat/>
    <w:rsid w:val="0070636A"/>
    <w:pPr>
      <w:spacing w:after="240"/>
      <w:ind w:firstLine="720"/>
    </w:pPr>
  </w:style>
  <w:style w:type="character" w:customStyle="1" w:styleId="BodyTextChar">
    <w:name w:val="Body Text Char"/>
    <w:link w:val="BodyText"/>
    <w:uiPriority w:val="99"/>
    <w:semiHidden/>
    <w:rsid w:val="0070636A"/>
    <w:rPr>
      <w:rFonts w:cs="Arial"/>
      <w:sz w:val="24"/>
      <w:szCs w:val="24"/>
    </w:rPr>
  </w:style>
  <w:style w:type="paragraph" w:styleId="BodyText2">
    <w:name w:val="Body Text 2"/>
    <w:basedOn w:val="Normal"/>
    <w:link w:val="BodyText2Char"/>
    <w:uiPriority w:val="99"/>
    <w:semiHidden/>
    <w:rsid w:val="0070636A"/>
    <w:pPr>
      <w:spacing w:after="120" w:line="480" w:lineRule="auto"/>
    </w:pPr>
  </w:style>
  <w:style w:type="character" w:customStyle="1" w:styleId="BodyText2Char">
    <w:name w:val="Body Text 2 Char"/>
    <w:link w:val="BodyText2"/>
    <w:uiPriority w:val="99"/>
    <w:semiHidden/>
    <w:rsid w:val="0070636A"/>
    <w:rPr>
      <w:rFonts w:cs="Arial"/>
      <w:sz w:val="24"/>
      <w:szCs w:val="24"/>
    </w:rPr>
  </w:style>
  <w:style w:type="paragraph" w:styleId="BodyTextFirstIndent">
    <w:name w:val="Body Text First Indent"/>
    <w:basedOn w:val="BodyText1"/>
    <w:link w:val="BodyTextFirstIndentChar"/>
    <w:uiPriority w:val="99"/>
    <w:semiHidden/>
    <w:rsid w:val="0070636A"/>
    <w:pPr>
      <w:spacing w:after="120"/>
      <w:ind w:firstLine="210"/>
    </w:pPr>
  </w:style>
  <w:style w:type="character" w:customStyle="1" w:styleId="BodyTextFirstIndentChar">
    <w:name w:val="Body Text First Indent Char"/>
    <w:link w:val="BodyTextFirstIndent"/>
    <w:uiPriority w:val="99"/>
    <w:semiHidden/>
    <w:rsid w:val="0070636A"/>
    <w:rPr>
      <w:rFonts w:cs="Arial"/>
      <w:sz w:val="24"/>
      <w:szCs w:val="24"/>
    </w:rPr>
  </w:style>
  <w:style w:type="paragraph" w:styleId="BodyTextIndent">
    <w:name w:val="Body Text Indent"/>
    <w:basedOn w:val="Normal"/>
    <w:next w:val="BodyText1"/>
    <w:link w:val="BodyTextIndentChar"/>
    <w:semiHidden/>
    <w:rsid w:val="0070636A"/>
    <w:pPr>
      <w:spacing w:after="240"/>
      <w:ind w:left="720"/>
    </w:pPr>
    <w:rPr>
      <w:rFonts w:cs="Times New Roman"/>
      <w:lang w:eastAsia="zh-CN"/>
    </w:rPr>
  </w:style>
  <w:style w:type="character" w:customStyle="1" w:styleId="BodyTextIndentChar">
    <w:name w:val="Body Text Indent Char"/>
    <w:link w:val="BodyTextIndent"/>
    <w:semiHidden/>
    <w:rsid w:val="0070636A"/>
    <w:rPr>
      <w:sz w:val="24"/>
      <w:szCs w:val="24"/>
      <w:lang w:eastAsia="zh-CN"/>
    </w:rPr>
  </w:style>
  <w:style w:type="paragraph" w:styleId="BodyTextFirstIndent2">
    <w:name w:val="Body Text First Indent 2"/>
    <w:basedOn w:val="BodyTextIndent"/>
    <w:link w:val="BodyTextFirstIndent2Char"/>
    <w:uiPriority w:val="99"/>
    <w:semiHidden/>
    <w:rsid w:val="0070636A"/>
    <w:pPr>
      <w:spacing w:after="120"/>
      <w:ind w:left="360" w:firstLine="210"/>
    </w:pPr>
  </w:style>
  <w:style w:type="character" w:customStyle="1" w:styleId="BodyTextFirstIndent2Char">
    <w:name w:val="Body Text First Indent 2 Char"/>
    <w:link w:val="BodyTextFirstIndent2"/>
    <w:uiPriority w:val="99"/>
    <w:semiHidden/>
    <w:rsid w:val="0070636A"/>
    <w:rPr>
      <w:sz w:val="24"/>
      <w:szCs w:val="24"/>
      <w:lang w:eastAsia="zh-CN"/>
    </w:rPr>
  </w:style>
  <w:style w:type="paragraph" w:styleId="BodyTextIndent2">
    <w:name w:val="Body Text Indent 2"/>
    <w:basedOn w:val="Normal"/>
    <w:link w:val="BodyTextIndent2Char"/>
    <w:uiPriority w:val="99"/>
    <w:semiHidden/>
    <w:rsid w:val="0070636A"/>
    <w:pPr>
      <w:spacing w:after="120" w:line="480" w:lineRule="auto"/>
      <w:ind w:left="360"/>
    </w:pPr>
  </w:style>
  <w:style w:type="character" w:customStyle="1" w:styleId="BodyTextIndent2Char">
    <w:name w:val="Body Text Indent 2 Char"/>
    <w:link w:val="BodyTextIndent2"/>
    <w:uiPriority w:val="99"/>
    <w:semiHidden/>
    <w:rsid w:val="0070636A"/>
    <w:rPr>
      <w:rFonts w:cs="Arial"/>
      <w:sz w:val="24"/>
      <w:szCs w:val="24"/>
    </w:rPr>
  </w:style>
  <w:style w:type="paragraph" w:styleId="BodyTextIndent3">
    <w:name w:val="Body Text Indent 3"/>
    <w:basedOn w:val="Normal"/>
    <w:link w:val="BodyTextIndent3Char"/>
    <w:uiPriority w:val="99"/>
    <w:semiHidden/>
    <w:rsid w:val="0070636A"/>
    <w:pPr>
      <w:spacing w:after="120"/>
      <w:ind w:left="360"/>
    </w:pPr>
    <w:rPr>
      <w:sz w:val="16"/>
      <w:szCs w:val="16"/>
    </w:rPr>
  </w:style>
  <w:style w:type="character" w:customStyle="1" w:styleId="BodyTextIndent3Char">
    <w:name w:val="Body Text Indent 3 Char"/>
    <w:link w:val="BodyTextIndent3"/>
    <w:uiPriority w:val="99"/>
    <w:semiHidden/>
    <w:rsid w:val="0070636A"/>
    <w:rPr>
      <w:rFonts w:cs="Arial"/>
      <w:sz w:val="16"/>
      <w:szCs w:val="16"/>
    </w:rPr>
  </w:style>
  <w:style w:type="character" w:styleId="BookTitle">
    <w:name w:val="Book Title"/>
    <w:uiPriority w:val="99"/>
    <w:semiHidden/>
    <w:rsid w:val="0070636A"/>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70636A"/>
    <w:pPr>
      <w:spacing w:before="120" w:after="120"/>
    </w:pPr>
    <w:rPr>
      <w:b/>
    </w:rPr>
  </w:style>
  <w:style w:type="paragraph" w:styleId="Closing">
    <w:name w:val="Closing"/>
    <w:basedOn w:val="Normal"/>
    <w:link w:val="ClosingChar"/>
    <w:uiPriority w:val="99"/>
    <w:semiHidden/>
    <w:rsid w:val="0070636A"/>
    <w:pPr>
      <w:ind w:left="4320"/>
    </w:pPr>
  </w:style>
  <w:style w:type="character" w:customStyle="1" w:styleId="ClosingChar">
    <w:name w:val="Closing Char"/>
    <w:link w:val="Closing"/>
    <w:uiPriority w:val="99"/>
    <w:semiHidden/>
    <w:rsid w:val="0070636A"/>
    <w:rPr>
      <w:rFonts w:cs="Arial"/>
      <w:sz w:val="24"/>
      <w:szCs w:val="24"/>
    </w:rPr>
  </w:style>
  <w:style w:type="table" w:styleId="ColorfulGrid">
    <w:name w:val="Colorful Grid"/>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636A"/>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70636A"/>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636A"/>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636A"/>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636A"/>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70636A"/>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636A"/>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70636A"/>
    <w:rPr>
      <w:rFonts w:cs="Arial"/>
      <w:color w:val="00000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70636A"/>
    <w:rPr>
      <w:rFonts w:cs="Arial"/>
      <w:color w:val="00000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70636A"/>
    <w:rPr>
      <w:rFonts w:cs="Arial"/>
      <w:color w:val="00000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70636A"/>
    <w:rPr>
      <w:rFonts w:cs="Arial"/>
      <w:color w:val="00000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636A"/>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636A"/>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636A"/>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636A"/>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636A"/>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636A"/>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70636A"/>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70636A"/>
  </w:style>
  <w:style w:type="character" w:customStyle="1" w:styleId="DateChar">
    <w:name w:val="Date Char"/>
    <w:link w:val="Date"/>
    <w:uiPriority w:val="99"/>
    <w:semiHidden/>
    <w:rsid w:val="0070636A"/>
    <w:rPr>
      <w:rFonts w:cs="Arial"/>
      <w:sz w:val="24"/>
      <w:szCs w:val="24"/>
    </w:rPr>
  </w:style>
  <w:style w:type="paragraph" w:styleId="E-mailSignature">
    <w:name w:val="E-mail Signature"/>
    <w:basedOn w:val="Normal"/>
    <w:link w:val="E-mailSignatureChar"/>
    <w:uiPriority w:val="99"/>
    <w:semiHidden/>
    <w:rsid w:val="0070636A"/>
  </w:style>
  <w:style w:type="character" w:customStyle="1" w:styleId="E-mailSignatureChar">
    <w:name w:val="E-mail Signature Char"/>
    <w:link w:val="E-mailSignature"/>
    <w:uiPriority w:val="99"/>
    <w:semiHidden/>
    <w:rsid w:val="0070636A"/>
    <w:rPr>
      <w:rFonts w:cs="Arial"/>
      <w:sz w:val="24"/>
      <w:szCs w:val="24"/>
    </w:rPr>
  </w:style>
  <w:style w:type="character" w:styleId="Emphasis">
    <w:name w:val="Emphasis"/>
    <w:uiPriority w:val="99"/>
    <w:semiHidden/>
    <w:rsid w:val="0070636A"/>
    <w:rPr>
      <w:i/>
      <w:iCs/>
      <w:lang w:val="en-US"/>
    </w:rPr>
  </w:style>
  <w:style w:type="character" w:styleId="EndnoteReference">
    <w:name w:val="endnote reference"/>
    <w:uiPriority w:val="99"/>
    <w:semiHidden/>
    <w:rsid w:val="0070636A"/>
    <w:rPr>
      <w:vertAlign w:val="superscript"/>
      <w:lang w:val="en-US"/>
    </w:rPr>
  </w:style>
  <w:style w:type="paragraph" w:styleId="EndnoteText">
    <w:name w:val="endnote text"/>
    <w:basedOn w:val="Normal"/>
    <w:link w:val="EndnoteTextChar"/>
    <w:uiPriority w:val="40"/>
    <w:rsid w:val="0070636A"/>
    <w:rPr>
      <w:sz w:val="20"/>
      <w:szCs w:val="20"/>
    </w:rPr>
  </w:style>
  <w:style w:type="character" w:customStyle="1" w:styleId="EndnoteTextChar">
    <w:name w:val="Endnote Text Char"/>
    <w:link w:val="EndnoteText"/>
    <w:uiPriority w:val="40"/>
    <w:rsid w:val="0070636A"/>
    <w:rPr>
      <w:rFonts w:cs="Arial"/>
    </w:rPr>
  </w:style>
  <w:style w:type="paragraph" w:styleId="EnvelopeAddress">
    <w:name w:val="envelope address"/>
    <w:basedOn w:val="Normal"/>
    <w:uiPriority w:val="99"/>
    <w:semiHidden/>
    <w:rsid w:val="0070636A"/>
    <w:pPr>
      <w:framePr w:w="7920" w:h="1980" w:hRule="exact" w:hSpace="180" w:wrap="auto" w:hAnchor="page" w:xAlign="center" w:yAlign="bottom"/>
      <w:ind w:left="2880"/>
    </w:pPr>
  </w:style>
  <w:style w:type="paragraph" w:styleId="EnvelopeReturn">
    <w:name w:val="envelope return"/>
    <w:basedOn w:val="Normal"/>
    <w:uiPriority w:val="99"/>
    <w:semiHidden/>
    <w:rsid w:val="0070636A"/>
    <w:rPr>
      <w:sz w:val="18"/>
      <w:szCs w:val="20"/>
    </w:rPr>
  </w:style>
  <w:style w:type="character" w:styleId="FollowedHyperlink">
    <w:name w:val="FollowedHyperlink"/>
    <w:uiPriority w:val="99"/>
    <w:semiHidden/>
    <w:rsid w:val="0070636A"/>
    <w:rPr>
      <w:color w:val="800080"/>
      <w:u w:val="single"/>
      <w:lang w:val="en-US"/>
    </w:rPr>
  </w:style>
  <w:style w:type="table" w:styleId="GridTable1Light">
    <w:name w:val="Grid Table 1 Light"/>
    <w:basedOn w:val="TableNormal"/>
    <w:uiPriority w:val="46"/>
    <w:semiHidden/>
    <w:rsid w:val="007063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70636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70636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70636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70636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70636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70636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70636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70636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semiHidden/>
    <w:rsid w:val="0070636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semiHidden/>
    <w:rsid w:val="0070636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semiHidden/>
    <w:rsid w:val="0070636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semiHidden/>
    <w:rsid w:val="0070636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semiHidden/>
    <w:rsid w:val="0070636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70636A"/>
    <w:rPr>
      <w:color w:val="2B579A"/>
      <w:shd w:val="clear" w:color="auto" w:fill="E1DFDD"/>
    </w:rPr>
  </w:style>
  <w:style w:type="character" w:customStyle="1" w:styleId="Heading9Char">
    <w:name w:val="Heading 9 Char"/>
    <w:link w:val="Heading9"/>
    <w:uiPriority w:val="14"/>
    <w:semiHidden/>
    <w:rsid w:val="0070636A"/>
    <w:rPr>
      <w:rFonts w:cs="Arial"/>
      <w:color w:val="000000"/>
      <w:sz w:val="24"/>
      <w:szCs w:val="24"/>
    </w:rPr>
  </w:style>
  <w:style w:type="character" w:styleId="HTMLAcronym">
    <w:name w:val="HTML Acronym"/>
    <w:uiPriority w:val="99"/>
    <w:semiHidden/>
    <w:rsid w:val="0070636A"/>
    <w:rPr>
      <w:rFonts w:ascii="Times New Roman" w:hAnsi="Times New Roman" w:cs="Times New Roman"/>
      <w:lang w:val="en-US"/>
    </w:rPr>
  </w:style>
  <w:style w:type="paragraph" w:styleId="HTMLAddress">
    <w:name w:val="HTML Address"/>
    <w:basedOn w:val="Normal"/>
    <w:link w:val="HTMLAddressChar"/>
    <w:uiPriority w:val="99"/>
    <w:semiHidden/>
    <w:rsid w:val="0070636A"/>
    <w:rPr>
      <w:i/>
      <w:iCs/>
    </w:rPr>
  </w:style>
  <w:style w:type="character" w:customStyle="1" w:styleId="HTMLAddressChar">
    <w:name w:val="HTML Address Char"/>
    <w:link w:val="HTMLAddress"/>
    <w:uiPriority w:val="99"/>
    <w:semiHidden/>
    <w:rsid w:val="0070636A"/>
    <w:rPr>
      <w:rFonts w:cs="Arial"/>
      <w:i/>
      <w:iCs/>
      <w:sz w:val="24"/>
      <w:szCs w:val="24"/>
    </w:rPr>
  </w:style>
  <w:style w:type="character" w:styleId="HTMLCite">
    <w:name w:val="HTML Cite"/>
    <w:uiPriority w:val="99"/>
    <w:semiHidden/>
    <w:rsid w:val="0070636A"/>
    <w:rPr>
      <w:i/>
      <w:iCs/>
      <w:lang w:val="en-US"/>
    </w:rPr>
  </w:style>
  <w:style w:type="character" w:styleId="HTMLCode">
    <w:name w:val="HTML Code"/>
    <w:uiPriority w:val="99"/>
    <w:semiHidden/>
    <w:rsid w:val="0070636A"/>
    <w:rPr>
      <w:rFonts w:ascii="Courier New" w:hAnsi="Courier New" w:cs="Courier New"/>
      <w:sz w:val="20"/>
      <w:szCs w:val="20"/>
      <w:lang w:val="en-US"/>
    </w:rPr>
  </w:style>
  <w:style w:type="character" w:styleId="HTMLDefinition">
    <w:name w:val="HTML Definition"/>
    <w:uiPriority w:val="99"/>
    <w:semiHidden/>
    <w:rsid w:val="0070636A"/>
    <w:rPr>
      <w:i/>
      <w:iCs/>
      <w:lang w:val="en-US"/>
    </w:rPr>
  </w:style>
  <w:style w:type="character" w:styleId="HTMLKeyboard">
    <w:name w:val="HTML Keyboard"/>
    <w:uiPriority w:val="99"/>
    <w:semiHidden/>
    <w:rsid w:val="0070636A"/>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70636A"/>
    <w:rPr>
      <w:rFonts w:ascii="Courier New" w:hAnsi="Courier New" w:cs="Courier New"/>
      <w:sz w:val="20"/>
      <w:szCs w:val="20"/>
    </w:rPr>
  </w:style>
  <w:style w:type="character" w:customStyle="1" w:styleId="HTMLPreformattedChar">
    <w:name w:val="HTML Preformatted Char"/>
    <w:link w:val="HTMLPreformatted"/>
    <w:uiPriority w:val="99"/>
    <w:semiHidden/>
    <w:rsid w:val="0070636A"/>
    <w:rPr>
      <w:rFonts w:ascii="Courier New" w:hAnsi="Courier New" w:cs="Courier New"/>
    </w:rPr>
  </w:style>
  <w:style w:type="character" w:styleId="HTMLSample">
    <w:name w:val="HTML Sample"/>
    <w:uiPriority w:val="99"/>
    <w:semiHidden/>
    <w:rsid w:val="0070636A"/>
    <w:rPr>
      <w:rFonts w:ascii="Courier New" w:hAnsi="Courier New" w:cs="Courier New"/>
      <w:lang w:val="en-US"/>
    </w:rPr>
  </w:style>
  <w:style w:type="character" w:styleId="HTMLTypewriter">
    <w:name w:val="HTML Typewriter"/>
    <w:uiPriority w:val="99"/>
    <w:semiHidden/>
    <w:rsid w:val="0070636A"/>
    <w:rPr>
      <w:rFonts w:ascii="Courier New" w:hAnsi="Courier New" w:cs="Courier New"/>
      <w:sz w:val="20"/>
      <w:szCs w:val="20"/>
      <w:lang w:val="en-US"/>
    </w:rPr>
  </w:style>
  <w:style w:type="character" w:styleId="HTMLVariable">
    <w:name w:val="HTML Variable"/>
    <w:uiPriority w:val="99"/>
    <w:semiHidden/>
    <w:rsid w:val="0070636A"/>
    <w:rPr>
      <w:i/>
      <w:iCs/>
      <w:lang w:val="en-US"/>
    </w:rPr>
  </w:style>
  <w:style w:type="paragraph" w:styleId="Index1">
    <w:name w:val="index 1"/>
    <w:basedOn w:val="Normal"/>
    <w:next w:val="Normal"/>
    <w:uiPriority w:val="99"/>
    <w:semiHidden/>
    <w:rsid w:val="0070636A"/>
    <w:pPr>
      <w:ind w:left="240" w:hanging="240"/>
    </w:pPr>
  </w:style>
  <w:style w:type="paragraph" w:styleId="Index2">
    <w:name w:val="index 2"/>
    <w:basedOn w:val="Normal"/>
    <w:next w:val="Normal"/>
    <w:uiPriority w:val="99"/>
    <w:semiHidden/>
    <w:rsid w:val="0070636A"/>
    <w:pPr>
      <w:ind w:left="480" w:hanging="240"/>
    </w:pPr>
  </w:style>
  <w:style w:type="paragraph" w:styleId="Index3">
    <w:name w:val="index 3"/>
    <w:basedOn w:val="Normal"/>
    <w:next w:val="Normal"/>
    <w:uiPriority w:val="99"/>
    <w:semiHidden/>
    <w:rsid w:val="0070636A"/>
    <w:pPr>
      <w:ind w:left="720" w:hanging="240"/>
    </w:pPr>
  </w:style>
  <w:style w:type="paragraph" w:styleId="Index4">
    <w:name w:val="index 4"/>
    <w:basedOn w:val="Normal"/>
    <w:next w:val="Normal"/>
    <w:uiPriority w:val="99"/>
    <w:semiHidden/>
    <w:rsid w:val="0070636A"/>
    <w:pPr>
      <w:ind w:left="960" w:hanging="240"/>
    </w:pPr>
  </w:style>
  <w:style w:type="paragraph" w:styleId="Index5">
    <w:name w:val="index 5"/>
    <w:basedOn w:val="Normal"/>
    <w:next w:val="Normal"/>
    <w:uiPriority w:val="99"/>
    <w:semiHidden/>
    <w:rsid w:val="0070636A"/>
    <w:pPr>
      <w:ind w:left="1200" w:hanging="240"/>
    </w:pPr>
  </w:style>
  <w:style w:type="paragraph" w:styleId="Index6">
    <w:name w:val="index 6"/>
    <w:basedOn w:val="Normal"/>
    <w:next w:val="Normal"/>
    <w:uiPriority w:val="99"/>
    <w:semiHidden/>
    <w:rsid w:val="0070636A"/>
    <w:pPr>
      <w:ind w:left="1440" w:hanging="240"/>
    </w:pPr>
  </w:style>
  <w:style w:type="paragraph" w:styleId="Index7">
    <w:name w:val="index 7"/>
    <w:basedOn w:val="Normal"/>
    <w:next w:val="Normal"/>
    <w:uiPriority w:val="99"/>
    <w:semiHidden/>
    <w:rsid w:val="0070636A"/>
    <w:pPr>
      <w:ind w:left="1680" w:hanging="240"/>
    </w:pPr>
  </w:style>
  <w:style w:type="paragraph" w:styleId="Index8">
    <w:name w:val="index 8"/>
    <w:basedOn w:val="Normal"/>
    <w:next w:val="Normal"/>
    <w:uiPriority w:val="99"/>
    <w:semiHidden/>
    <w:rsid w:val="0070636A"/>
    <w:pPr>
      <w:ind w:left="1920" w:hanging="240"/>
    </w:pPr>
  </w:style>
  <w:style w:type="paragraph" w:styleId="Index9">
    <w:name w:val="index 9"/>
    <w:basedOn w:val="Normal"/>
    <w:next w:val="Normal"/>
    <w:uiPriority w:val="99"/>
    <w:semiHidden/>
    <w:rsid w:val="0070636A"/>
    <w:pPr>
      <w:ind w:left="2160" w:hanging="240"/>
    </w:pPr>
  </w:style>
  <w:style w:type="paragraph" w:styleId="IndexHeading">
    <w:name w:val="index heading"/>
    <w:basedOn w:val="Normal"/>
    <w:next w:val="Index1"/>
    <w:uiPriority w:val="99"/>
    <w:semiHidden/>
    <w:rsid w:val="0070636A"/>
    <w:rPr>
      <w:rFonts w:ascii="Arial" w:hAnsi="Arial"/>
      <w:b/>
      <w:bCs/>
    </w:rPr>
  </w:style>
  <w:style w:type="character" w:styleId="IntenseEmphasis">
    <w:name w:val="Intense Emphasis"/>
    <w:uiPriority w:val="99"/>
    <w:semiHidden/>
    <w:rsid w:val="0070636A"/>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70636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semiHidden/>
    <w:rsid w:val="0070636A"/>
    <w:rPr>
      <w:rFonts w:cs="Arial"/>
      <w:b/>
      <w:bCs/>
      <w:i/>
      <w:iCs/>
      <w:color w:val="4F81BD"/>
      <w:sz w:val="24"/>
      <w:szCs w:val="24"/>
    </w:rPr>
  </w:style>
  <w:style w:type="character" w:styleId="IntenseReference">
    <w:name w:val="Intense Reference"/>
    <w:uiPriority w:val="99"/>
    <w:semiHidden/>
    <w:rsid w:val="0070636A"/>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70636A"/>
    <w:rPr>
      <w:rFonts w:cs="Arial"/>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0636A"/>
    <w:rPr>
      <w:rFonts w:cs="Arial"/>
      <w:color w:val="943634"/>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70636A"/>
    <w:rPr>
      <w:rFonts w:cs="Arial"/>
      <w:color w:val="76923C"/>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70636A"/>
    <w:rPr>
      <w:rFonts w:cs="Arial"/>
      <w:color w:val="5F497A"/>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70636A"/>
    <w:rPr>
      <w:rFonts w:cs="Arial"/>
      <w:color w:val="31849B"/>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70636A"/>
    <w:rPr>
      <w:rFonts w:cs="Arial"/>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70636A"/>
    <w:rPr>
      <w:rFonts w:ascii="Times New Roman" w:hAnsi="Times New Roman" w:cs="Times New Roman"/>
      <w:lang w:val="en-US"/>
    </w:rPr>
  </w:style>
  <w:style w:type="paragraph" w:styleId="List">
    <w:name w:val="List"/>
    <w:basedOn w:val="Normal"/>
    <w:uiPriority w:val="99"/>
    <w:semiHidden/>
    <w:rsid w:val="0070636A"/>
    <w:pPr>
      <w:ind w:left="360" w:hanging="360"/>
    </w:pPr>
  </w:style>
  <w:style w:type="paragraph" w:styleId="List2">
    <w:name w:val="List 2"/>
    <w:basedOn w:val="Normal"/>
    <w:uiPriority w:val="99"/>
    <w:semiHidden/>
    <w:rsid w:val="0070636A"/>
    <w:pPr>
      <w:ind w:left="720" w:hanging="360"/>
    </w:pPr>
  </w:style>
  <w:style w:type="paragraph" w:styleId="List3">
    <w:name w:val="List 3"/>
    <w:basedOn w:val="Normal"/>
    <w:uiPriority w:val="99"/>
    <w:semiHidden/>
    <w:rsid w:val="0070636A"/>
    <w:pPr>
      <w:ind w:left="1080" w:hanging="360"/>
    </w:pPr>
  </w:style>
  <w:style w:type="paragraph" w:styleId="List4">
    <w:name w:val="List 4"/>
    <w:basedOn w:val="Normal"/>
    <w:uiPriority w:val="99"/>
    <w:semiHidden/>
    <w:rsid w:val="0070636A"/>
    <w:pPr>
      <w:ind w:left="1440" w:hanging="360"/>
    </w:pPr>
  </w:style>
  <w:style w:type="paragraph" w:styleId="List5">
    <w:name w:val="List 5"/>
    <w:basedOn w:val="Normal"/>
    <w:uiPriority w:val="99"/>
    <w:semiHidden/>
    <w:rsid w:val="0070636A"/>
    <w:pPr>
      <w:ind w:left="1800" w:hanging="360"/>
    </w:pPr>
  </w:style>
  <w:style w:type="paragraph" w:styleId="ListBullet">
    <w:name w:val="List Bullet"/>
    <w:basedOn w:val="BodyText1"/>
    <w:uiPriority w:val="24"/>
    <w:qFormat/>
    <w:rsid w:val="0070636A"/>
    <w:pPr>
      <w:numPr>
        <w:numId w:val="22"/>
      </w:numPr>
      <w:ind w:hanging="360"/>
      <w:contextualSpacing/>
    </w:pPr>
    <w:rPr>
      <w:szCs w:val="20"/>
    </w:rPr>
  </w:style>
  <w:style w:type="paragraph" w:styleId="ListBullet2">
    <w:name w:val="List Bullet 2"/>
    <w:basedOn w:val="BodyText1"/>
    <w:uiPriority w:val="24"/>
    <w:semiHidden/>
    <w:unhideWhenUsed/>
    <w:qFormat/>
    <w:rsid w:val="0070636A"/>
    <w:pPr>
      <w:numPr>
        <w:ilvl w:val="1"/>
        <w:numId w:val="22"/>
      </w:numPr>
      <w:contextualSpacing/>
    </w:pPr>
    <w:rPr>
      <w:szCs w:val="20"/>
    </w:rPr>
  </w:style>
  <w:style w:type="paragraph" w:styleId="ListBullet3">
    <w:name w:val="List Bullet 3"/>
    <w:basedOn w:val="BodyText1"/>
    <w:uiPriority w:val="24"/>
    <w:semiHidden/>
    <w:unhideWhenUsed/>
    <w:qFormat/>
    <w:rsid w:val="0070636A"/>
    <w:pPr>
      <w:numPr>
        <w:ilvl w:val="2"/>
        <w:numId w:val="22"/>
      </w:numPr>
      <w:contextualSpacing/>
    </w:pPr>
    <w:rPr>
      <w:szCs w:val="20"/>
    </w:rPr>
  </w:style>
  <w:style w:type="paragraph" w:styleId="ListBullet4">
    <w:name w:val="List Bullet 4"/>
    <w:basedOn w:val="BodyText1"/>
    <w:uiPriority w:val="24"/>
    <w:semiHidden/>
    <w:unhideWhenUsed/>
    <w:rsid w:val="0070636A"/>
    <w:pPr>
      <w:numPr>
        <w:ilvl w:val="3"/>
        <w:numId w:val="22"/>
      </w:numPr>
      <w:contextualSpacing/>
    </w:pPr>
    <w:rPr>
      <w:szCs w:val="20"/>
    </w:rPr>
  </w:style>
  <w:style w:type="paragraph" w:styleId="ListBullet5">
    <w:name w:val="List Bullet 5"/>
    <w:basedOn w:val="BodyText1"/>
    <w:uiPriority w:val="24"/>
    <w:semiHidden/>
    <w:unhideWhenUsed/>
    <w:rsid w:val="0070636A"/>
    <w:pPr>
      <w:numPr>
        <w:ilvl w:val="4"/>
        <w:numId w:val="22"/>
      </w:numPr>
      <w:contextualSpacing/>
    </w:pPr>
    <w:rPr>
      <w:szCs w:val="20"/>
    </w:rPr>
  </w:style>
  <w:style w:type="paragraph" w:styleId="ListContinue">
    <w:name w:val="List Continue"/>
    <w:basedOn w:val="Normal"/>
    <w:uiPriority w:val="99"/>
    <w:semiHidden/>
    <w:rsid w:val="0070636A"/>
    <w:pPr>
      <w:spacing w:after="120"/>
      <w:ind w:left="360"/>
    </w:pPr>
  </w:style>
  <w:style w:type="paragraph" w:styleId="ListContinue2">
    <w:name w:val="List Continue 2"/>
    <w:basedOn w:val="Normal"/>
    <w:uiPriority w:val="99"/>
    <w:semiHidden/>
    <w:rsid w:val="0070636A"/>
    <w:pPr>
      <w:spacing w:after="120"/>
      <w:ind w:left="720"/>
    </w:pPr>
  </w:style>
  <w:style w:type="paragraph" w:styleId="ListContinue3">
    <w:name w:val="List Continue 3"/>
    <w:basedOn w:val="Normal"/>
    <w:uiPriority w:val="99"/>
    <w:semiHidden/>
    <w:rsid w:val="0070636A"/>
    <w:pPr>
      <w:spacing w:after="120"/>
      <w:ind w:left="1080"/>
    </w:pPr>
  </w:style>
  <w:style w:type="paragraph" w:styleId="ListContinue4">
    <w:name w:val="List Continue 4"/>
    <w:basedOn w:val="Normal"/>
    <w:uiPriority w:val="99"/>
    <w:semiHidden/>
    <w:rsid w:val="0070636A"/>
    <w:pPr>
      <w:spacing w:after="120"/>
      <w:ind w:left="1440"/>
    </w:pPr>
  </w:style>
  <w:style w:type="paragraph" w:styleId="ListContinue5">
    <w:name w:val="List Continue 5"/>
    <w:basedOn w:val="Normal"/>
    <w:uiPriority w:val="99"/>
    <w:semiHidden/>
    <w:rsid w:val="0070636A"/>
    <w:pPr>
      <w:spacing w:after="120"/>
      <w:ind w:left="1800"/>
    </w:pPr>
  </w:style>
  <w:style w:type="paragraph" w:styleId="ListNumber">
    <w:name w:val="List Number"/>
    <w:basedOn w:val="BodyText1"/>
    <w:uiPriority w:val="24"/>
    <w:qFormat/>
    <w:rsid w:val="0070636A"/>
    <w:pPr>
      <w:numPr>
        <w:numId w:val="25"/>
      </w:numPr>
    </w:pPr>
    <w:rPr>
      <w:rFonts w:cs="Times New Roman"/>
    </w:rPr>
  </w:style>
  <w:style w:type="paragraph" w:styleId="ListNumber2">
    <w:name w:val="List Number 2"/>
    <w:basedOn w:val="BodyText1"/>
    <w:uiPriority w:val="24"/>
    <w:semiHidden/>
    <w:unhideWhenUsed/>
    <w:rsid w:val="0070636A"/>
    <w:pPr>
      <w:numPr>
        <w:ilvl w:val="1"/>
        <w:numId w:val="25"/>
      </w:numPr>
    </w:pPr>
    <w:rPr>
      <w:rFonts w:cs="Times New Roman"/>
    </w:rPr>
  </w:style>
  <w:style w:type="paragraph" w:styleId="ListNumber3">
    <w:name w:val="List Number 3"/>
    <w:basedOn w:val="BodyText1"/>
    <w:uiPriority w:val="24"/>
    <w:semiHidden/>
    <w:unhideWhenUsed/>
    <w:rsid w:val="0070636A"/>
    <w:pPr>
      <w:numPr>
        <w:ilvl w:val="2"/>
        <w:numId w:val="25"/>
      </w:numPr>
    </w:pPr>
    <w:rPr>
      <w:rFonts w:cs="Times New Roman"/>
    </w:rPr>
  </w:style>
  <w:style w:type="paragraph" w:styleId="ListNumber4">
    <w:name w:val="List Number 4"/>
    <w:basedOn w:val="BodyText1"/>
    <w:uiPriority w:val="24"/>
    <w:semiHidden/>
    <w:unhideWhenUsed/>
    <w:rsid w:val="0070636A"/>
    <w:pPr>
      <w:numPr>
        <w:ilvl w:val="3"/>
        <w:numId w:val="25"/>
      </w:numPr>
    </w:pPr>
    <w:rPr>
      <w:rFonts w:cs="Times New Roman"/>
    </w:rPr>
  </w:style>
  <w:style w:type="paragraph" w:styleId="ListNumber5">
    <w:name w:val="List Number 5"/>
    <w:basedOn w:val="BodyText1"/>
    <w:uiPriority w:val="24"/>
    <w:semiHidden/>
    <w:unhideWhenUsed/>
    <w:rsid w:val="0070636A"/>
    <w:pPr>
      <w:numPr>
        <w:ilvl w:val="4"/>
        <w:numId w:val="25"/>
      </w:numPr>
    </w:pPr>
    <w:rPr>
      <w:rFonts w:cs="Times New Roman"/>
    </w:rPr>
  </w:style>
  <w:style w:type="table" w:styleId="ListTable1Light">
    <w:name w:val="List Table 1 Light"/>
    <w:basedOn w:val="TableNormal"/>
    <w:uiPriority w:val="46"/>
    <w:semiHidden/>
    <w:rsid w:val="0070636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70636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semiHidden/>
    <w:rsid w:val="0070636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semiHidden/>
    <w:rsid w:val="0070636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semiHidden/>
    <w:rsid w:val="0070636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semiHidden/>
    <w:rsid w:val="0070636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semiHidden/>
    <w:rsid w:val="0070636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semiHidden/>
    <w:rsid w:val="0070636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70636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semiHidden/>
    <w:rsid w:val="0070636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semiHidden/>
    <w:rsid w:val="0070636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semiHidden/>
    <w:rsid w:val="0070636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semiHidden/>
    <w:rsid w:val="0070636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semiHidden/>
    <w:rsid w:val="0070636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semiHidden/>
    <w:rsid w:val="0070636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70636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semiHidden/>
    <w:rsid w:val="0070636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semiHidden/>
    <w:rsid w:val="0070636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semiHidden/>
    <w:rsid w:val="0070636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semiHidden/>
    <w:rsid w:val="0070636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semiHidden/>
    <w:rsid w:val="0070636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semiHidden/>
    <w:rsid w:val="0070636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70636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70636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70636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70636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70636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70636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70636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70636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semiHidden/>
    <w:rsid w:val="0070636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semiHidden/>
    <w:rsid w:val="0070636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semiHidden/>
    <w:rsid w:val="0070636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semiHidden/>
    <w:rsid w:val="0070636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semiHidden/>
    <w:rsid w:val="0070636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semiHidden/>
    <w:rsid w:val="0070636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70636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70636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70636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70636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70636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70636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70636A"/>
    <w:rPr>
      <w:rFonts w:cs="Arial"/>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70636A"/>
    <w:rPr>
      <w:rFonts w:cs="Arial"/>
      <w:color w:val="00000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636A"/>
    <w:rPr>
      <w:rFonts w:cs="Arial"/>
      <w:color w:val="00000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636A"/>
    <w:rPr>
      <w:rFonts w:cs="Arial"/>
      <w:color w:val="00000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636A"/>
    <w:rPr>
      <w:rFonts w:cs="Arial"/>
      <w:color w:val="00000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636A"/>
    <w:rPr>
      <w:rFonts w:cs="Arial"/>
      <w:color w:val="00000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70636A"/>
    <w:rPr>
      <w:color w:val="2B579A"/>
      <w:shd w:val="clear" w:color="auto" w:fill="E1DFDD"/>
    </w:rPr>
  </w:style>
  <w:style w:type="paragraph" w:styleId="MessageHeader">
    <w:name w:val="Message Header"/>
    <w:basedOn w:val="Normal"/>
    <w:link w:val="MessageHeaderChar"/>
    <w:uiPriority w:val="99"/>
    <w:semiHidden/>
    <w:rsid w:val="00706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link w:val="MessageHeader"/>
    <w:uiPriority w:val="99"/>
    <w:semiHidden/>
    <w:rsid w:val="0070636A"/>
    <w:rPr>
      <w:rFonts w:ascii="Arial" w:hAnsi="Arial" w:cs="Arial"/>
      <w:sz w:val="24"/>
      <w:szCs w:val="24"/>
      <w:shd w:val="pct20" w:color="auto" w:fill="auto"/>
    </w:rPr>
  </w:style>
  <w:style w:type="paragraph" w:styleId="NoSpacing">
    <w:name w:val="No Spacing"/>
    <w:uiPriority w:val="99"/>
    <w:semiHidden/>
    <w:rsid w:val="0070636A"/>
    <w:rPr>
      <w:rFonts w:cs="Arial"/>
      <w:sz w:val="24"/>
      <w:szCs w:val="24"/>
    </w:rPr>
  </w:style>
  <w:style w:type="paragraph" w:styleId="NormalIndent">
    <w:name w:val="Normal Indent"/>
    <w:basedOn w:val="Normal"/>
    <w:uiPriority w:val="29"/>
    <w:semiHidden/>
    <w:rsid w:val="0070636A"/>
    <w:pPr>
      <w:ind w:left="720" w:right="720"/>
    </w:pPr>
  </w:style>
  <w:style w:type="paragraph" w:styleId="NoteHeading">
    <w:name w:val="Note Heading"/>
    <w:basedOn w:val="Normal"/>
    <w:next w:val="Normal"/>
    <w:link w:val="NoteHeadingChar"/>
    <w:uiPriority w:val="99"/>
    <w:semiHidden/>
    <w:rsid w:val="0070636A"/>
  </w:style>
  <w:style w:type="character" w:customStyle="1" w:styleId="NoteHeadingChar">
    <w:name w:val="Note Heading Char"/>
    <w:link w:val="NoteHeading"/>
    <w:uiPriority w:val="99"/>
    <w:semiHidden/>
    <w:rsid w:val="0070636A"/>
    <w:rPr>
      <w:rFonts w:cs="Arial"/>
      <w:sz w:val="24"/>
      <w:szCs w:val="24"/>
    </w:rPr>
  </w:style>
  <w:style w:type="character" w:styleId="PageNumber">
    <w:name w:val="page number"/>
    <w:uiPriority w:val="99"/>
    <w:semiHidden/>
    <w:rsid w:val="0070636A"/>
    <w:rPr>
      <w:rFonts w:ascii="Times New Roman" w:hAnsi="Times New Roman" w:cs="Times New Roman"/>
      <w:lang w:val="en-US"/>
    </w:rPr>
  </w:style>
  <w:style w:type="character" w:styleId="PlaceholderText">
    <w:name w:val="Placeholder Text"/>
    <w:uiPriority w:val="99"/>
    <w:semiHidden/>
    <w:rsid w:val="0070636A"/>
    <w:rPr>
      <w:rFonts w:ascii="Times New Roman" w:hAnsi="Times New Roman" w:cs="Times New Roman"/>
      <w:color w:val="808080"/>
      <w:lang w:val="en-US"/>
    </w:rPr>
  </w:style>
  <w:style w:type="table" w:styleId="PlainTable1">
    <w:name w:val="Plain Table 1"/>
    <w:basedOn w:val="TableNormal"/>
    <w:uiPriority w:val="41"/>
    <w:semiHidden/>
    <w:rsid w:val="007063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7063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7063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7063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7063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70636A"/>
  </w:style>
  <w:style w:type="character" w:customStyle="1" w:styleId="SalutationChar">
    <w:name w:val="Salutation Char"/>
    <w:link w:val="Salutation"/>
    <w:uiPriority w:val="99"/>
    <w:semiHidden/>
    <w:rsid w:val="0070636A"/>
    <w:rPr>
      <w:rFonts w:cs="Arial"/>
      <w:sz w:val="24"/>
      <w:szCs w:val="24"/>
    </w:rPr>
  </w:style>
  <w:style w:type="paragraph" w:styleId="Signature">
    <w:name w:val="Signature"/>
    <w:basedOn w:val="Normal"/>
    <w:link w:val="SignatureChar"/>
    <w:uiPriority w:val="39"/>
    <w:semiHidden/>
    <w:unhideWhenUsed/>
    <w:rsid w:val="0070636A"/>
    <w:pPr>
      <w:ind w:left="4320"/>
    </w:pPr>
  </w:style>
  <w:style w:type="character" w:customStyle="1" w:styleId="SignatureChar">
    <w:name w:val="Signature Char"/>
    <w:link w:val="Signature"/>
    <w:uiPriority w:val="39"/>
    <w:semiHidden/>
    <w:rsid w:val="0070636A"/>
    <w:rPr>
      <w:rFonts w:cs="Arial"/>
      <w:sz w:val="24"/>
      <w:szCs w:val="24"/>
    </w:rPr>
  </w:style>
  <w:style w:type="character" w:styleId="SmartHyperlink">
    <w:name w:val="Smart Hyperlink"/>
    <w:basedOn w:val="DefaultParagraphFont"/>
    <w:uiPriority w:val="99"/>
    <w:semiHidden/>
    <w:unhideWhenUsed/>
    <w:rsid w:val="0070636A"/>
    <w:rPr>
      <w:u w:val="dotted"/>
    </w:rPr>
  </w:style>
  <w:style w:type="character" w:styleId="SmartLink">
    <w:name w:val="Smart Link"/>
    <w:basedOn w:val="DefaultParagraphFont"/>
    <w:uiPriority w:val="99"/>
    <w:semiHidden/>
    <w:unhideWhenUsed/>
    <w:rsid w:val="0070636A"/>
    <w:rPr>
      <w:color w:val="0000FF"/>
      <w:u w:val="single"/>
      <w:shd w:val="clear" w:color="auto" w:fill="F3F2F1"/>
    </w:rPr>
  </w:style>
  <w:style w:type="character" w:styleId="Strong">
    <w:name w:val="Strong"/>
    <w:uiPriority w:val="99"/>
    <w:semiHidden/>
    <w:rsid w:val="0070636A"/>
    <w:rPr>
      <w:b/>
      <w:bCs/>
      <w:lang w:val="en-US"/>
    </w:rPr>
  </w:style>
  <w:style w:type="paragraph" w:styleId="Subtitle">
    <w:name w:val="Subtitle"/>
    <w:basedOn w:val="Normal"/>
    <w:link w:val="SubtitleChar"/>
    <w:uiPriority w:val="39"/>
    <w:semiHidden/>
    <w:unhideWhenUsed/>
    <w:rsid w:val="0070636A"/>
    <w:pPr>
      <w:spacing w:after="60"/>
      <w:jc w:val="center"/>
    </w:pPr>
    <w:rPr>
      <w:rFonts w:ascii="Arial" w:hAnsi="Arial"/>
      <w:i/>
    </w:rPr>
  </w:style>
  <w:style w:type="character" w:customStyle="1" w:styleId="SubtitleChar">
    <w:name w:val="Subtitle Char"/>
    <w:link w:val="Subtitle"/>
    <w:uiPriority w:val="39"/>
    <w:semiHidden/>
    <w:rsid w:val="0070636A"/>
    <w:rPr>
      <w:rFonts w:ascii="Arial" w:hAnsi="Arial" w:cs="Arial"/>
      <w:i/>
      <w:sz w:val="24"/>
      <w:szCs w:val="24"/>
    </w:rPr>
  </w:style>
  <w:style w:type="character" w:styleId="SubtleEmphasis">
    <w:name w:val="Subtle Emphasis"/>
    <w:uiPriority w:val="99"/>
    <w:semiHidden/>
    <w:rsid w:val="0070636A"/>
    <w:rPr>
      <w:rFonts w:ascii="Times New Roman" w:hAnsi="Times New Roman" w:cs="Times New Roman"/>
      <w:i/>
      <w:iCs/>
      <w:color w:val="808080"/>
      <w:lang w:val="en-US"/>
    </w:rPr>
  </w:style>
  <w:style w:type="character" w:styleId="SubtleReference">
    <w:name w:val="Subtle Reference"/>
    <w:uiPriority w:val="99"/>
    <w:semiHidden/>
    <w:rsid w:val="0070636A"/>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70636A"/>
    <w:rPr>
      <w:rFonts w:cs="Arial"/>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0636A"/>
    <w:rPr>
      <w:rFonts w:cs="Arial"/>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636A"/>
    <w:rPr>
      <w:rFonts w:cs="Arial"/>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0636A"/>
    <w:rPr>
      <w:rFonts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636A"/>
    <w:rPr>
      <w:rFonts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636A"/>
    <w:rPr>
      <w:rFonts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636A"/>
    <w:rPr>
      <w:rFonts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636A"/>
    <w:rPr>
      <w:rFonts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636A"/>
    <w:rPr>
      <w:rFonts w:cs="Arial"/>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0636A"/>
    <w:rPr>
      <w:rFonts w:cs="Arial"/>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0636A"/>
    <w:rPr>
      <w:rFonts w:cs="Arial"/>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636A"/>
    <w:rPr>
      <w:rFonts w:cs="Arial"/>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0636A"/>
    <w:rPr>
      <w:rFonts w:cs="Arial"/>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0636A"/>
    <w:rPr>
      <w:rFonts w:cs="Arial"/>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636A"/>
    <w:rPr>
      <w:rFonts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0636A"/>
    <w:rPr>
      <w:rFonts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0636A"/>
    <w:rPr>
      <w:rFonts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0636A"/>
    <w:rPr>
      <w:rFonts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0636A"/>
    <w:rPr>
      <w:rFonts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0636A"/>
    <w:rPr>
      <w:rFonts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semiHidden/>
    <w:rsid w:val="0070636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0636A"/>
    <w:rPr>
      <w:rFonts w:cs="Arial"/>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0636A"/>
    <w:rPr>
      <w:rFonts w:cs="Arial"/>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0636A"/>
    <w:rPr>
      <w:rFonts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0636A"/>
    <w:rPr>
      <w:rFonts w:cs="Arial"/>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semiHidden/>
    <w:unhideWhenUsed/>
    <w:rsid w:val="0070636A"/>
    <w:pPr>
      <w:tabs>
        <w:tab w:val="right" w:leader="dot" w:pos="9360"/>
      </w:tabs>
      <w:spacing w:after="240"/>
      <w:ind w:left="202" w:hanging="202"/>
    </w:pPr>
  </w:style>
  <w:style w:type="paragraph" w:styleId="TableofFigures">
    <w:name w:val="table of figures"/>
    <w:basedOn w:val="Normal"/>
    <w:next w:val="Normal"/>
    <w:uiPriority w:val="39"/>
    <w:semiHidden/>
    <w:rsid w:val="0070636A"/>
    <w:pPr>
      <w:tabs>
        <w:tab w:val="right" w:leader="dot" w:pos="9360"/>
      </w:tabs>
      <w:ind w:left="475" w:firstLine="475"/>
    </w:pPr>
  </w:style>
  <w:style w:type="table" w:styleId="TableProfessional">
    <w:name w:val="Table Professional"/>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0636A"/>
    <w:rPr>
      <w:rFonts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0636A"/>
    <w:rPr>
      <w:rFonts w:cs="Arial"/>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0636A"/>
    <w:rPr>
      <w:rFonts w:cs="Arial"/>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0636A"/>
    <w:rPr>
      <w:rFonts w:cs="Arial"/>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0636A"/>
    <w:rPr>
      <w:rFonts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0636A"/>
    <w:rPr>
      <w:rFonts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636A"/>
    <w:rPr>
      <w:rFonts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39"/>
    <w:rsid w:val="0070636A"/>
    <w:pPr>
      <w:spacing w:after="240"/>
      <w:jc w:val="center"/>
    </w:pPr>
    <w:rPr>
      <w:b/>
      <w:kern w:val="28"/>
    </w:rPr>
  </w:style>
  <w:style w:type="character" w:customStyle="1" w:styleId="TitleChar">
    <w:name w:val="Title Char"/>
    <w:link w:val="Title"/>
    <w:uiPriority w:val="39"/>
    <w:rsid w:val="0070636A"/>
    <w:rPr>
      <w:rFonts w:cs="Arial"/>
      <w:b/>
      <w:kern w:val="28"/>
      <w:sz w:val="24"/>
      <w:szCs w:val="24"/>
    </w:rPr>
  </w:style>
  <w:style w:type="paragraph" w:styleId="TOAHeading">
    <w:name w:val="toa heading"/>
    <w:basedOn w:val="Normal"/>
    <w:next w:val="Normal"/>
    <w:uiPriority w:val="41"/>
    <w:semiHidden/>
    <w:unhideWhenUsed/>
    <w:rsid w:val="0070636A"/>
    <w:pPr>
      <w:spacing w:after="240"/>
      <w:jc w:val="center"/>
    </w:pPr>
    <w:rPr>
      <w:b/>
      <w:caps/>
    </w:rPr>
  </w:style>
  <w:style w:type="paragraph" w:styleId="TOC1">
    <w:name w:val="toc 1"/>
    <w:basedOn w:val="Normal"/>
    <w:uiPriority w:val="39"/>
    <w:semiHidden/>
    <w:unhideWhenUsed/>
    <w:rsid w:val="0070636A"/>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70636A"/>
    <w:pPr>
      <w:keepLines/>
      <w:widowControl w:val="0"/>
      <w:tabs>
        <w:tab w:val="right" w:leader="dot" w:pos="9360"/>
      </w:tabs>
      <w:ind w:left="1440" w:right="720" w:hanging="720"/>
    </w:pPr>
  </w:style>
  <w:style w:type="paragraph" w:styleId="TOC3">
    <w:name w:val="toc 3"/>
    <w:basedOn w:val="Normal"/>
    <w:uiPriority w:val="39"/>
    <w:semiHidden/>
    <w:unhideWhenUsed/>
    <w:rsid w:val="0070636A"/>
    <w:pPr>
      <w:keepLines/>
      <w:widowControl w:val="0"/>
      <w:tabs>
        <w:tab w:val="right" w:leader="dot" w:pos="9360"/>
      </w:tabs>
      <w:ind w:left="2160" w:right="720" w:hanging="720"/>
    </w:pPr>
  </w:style>
  <w:style w:type="paragraph" w:styleId="TOC4">
    <w:name w:val="toc 4"/>
    <w:basedOn w:val="Normal"/>
    <w:uiPriority w:val="39"/>
    <w:semiHidden/>
    <w:unhideWhenUsed/>
    <w:rsid w:val="0070636A"/>
    <w:pPr>
      <w:keepLines/>
      <w:widowControl w:val="0"/>
      <w:tabs>
        <w:tab w:val="right" w:leader="dot" w:pos="9360"/>
      </w:tabs>
      <w:ind w:left="2880" w:right="720" w:hanging="720"/>
    </w:pPr>
  </w:style>
  <w:style w:type="paragraph" w:styleId="TOC5">
    <w:name w:val="toc 5"/>
    <w:basedOn w:val="Normal"/>
    <w:uiPriority w:val="39"/>
    <w:semiHidden/>
    <w:unhideWhenUsed/>
    <w:rsid w:val="0070636A"/>
    <w:pPr>
      <w:keepLines/>
      <w:widowControl w:val="0"/>
      <w:tabs>
        <w:tab w:val="right" w:leader="dot" w:pos="9360"/>
      </w:tabs>
      <w:ind w:left="3600" w:right="720" w:hanging="720"/>
    </w:pPr>
  </w:style>
  <w:style w:type="paragraph" w:styleId="TOC6">
    <w:name w:val="toc 6"/>
    <w:basedOn w:val="Normal"/>
    <w:uiPriority w:val="39"/>
    <w:semiHidden/>
    <w:unhideWhenUsed/>
    <w:rsid w:val="0070636A"/>
    <w:pPr>
      <w:keepLines/>
      <w:widowControl w:val="0"/>
      <w:tabs>
        <w:tab w:val="right" w:leader="dot" w:pos="9360"/>
      </w:tabs>
      <w:ind w:left="4320" w:right="720" w:hanging="720"/>
    </w:pPr>
  </w:style>
  <w:style w:type="paragraph" w:styleId="TOC7">
    <w:name w:val="toc 7"/>
    <w:basedOn w:val="Normal"/>
    <w:uiPriority w:val="39"/>
    <w:semiHidden/>
    <w:unhideWhenUsed/>
    <w:rsid w:val="0070636A"/>
    <w:pPr>
      <w:keepLines/>
      <w:widowControl w:val="0"/>
      <w:tabs>
        <w:tab w:val="right" w:leader="dot" w:pos="9360"/>
      </w:tabs>
      <w:ind w:left="5040" w:right="720" w:hanging="720"/>
    </w:pPr>
  </w:style>
  <w:style w:type="paragraph" w:styleId="TOC8">
    <w:name w:val="toc 8"/>
    <w:basedOn w:val="Normal"/>
    <w:uiPriority w:val="39"/>
    <w:semiHidden/>
    <w:unhideWhenUsed/>
    <w:rsid w:val="0070636A"/>
    <w:pPr>
      <w:keepLines/>
      <w:widowControl w:val="0"/>
      <w:tabs>
        <w:tab w:val="right" w:leader="dot" w:pos="9360"/>
      </w:tabs>
      <w:ind w:left="5760" w:right="720" w:hanging="720"/>
    </w:pPr>
  </w:style>
  <w:style w:type="paragraph" w:styleId="TOC9">
    <w:name w:val="toc 9"/>
    <w:basedOn w:val="Normal"/>
    <w:uiPriority w:val="39"/>
    <w:semiHidden/>
    <w:unhideWhenUsed/>
    <w:rsid w:val="0070636A"/>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70636A"/>
    <w:pPr>
      <w:numPr>
        <w:numId w:val="0"/>
      </w:numPr>
      <w:outlineLvl w:val="9"/>
    </w:pPr>
  </w:style>
  <w:style w:type="character" w:styleId="UnresolvedMention">
    <w:name w:val="Unresolved Mention"/>
    <w:basedOn w:val="DefaultParagraphFont"/>
    <w:uiPriority w:val="99"/>
    <w:semiHidden/>
    <w:unhideWhenUsed/>
    <w:rsid w:val="0070636A"/>
    <w:rPr>
      <w:color w:val="605E5C"/>
      <w:shd w:val="clear" w:color="auto" w:fill="E1DFDD"/>
    </w:rPr>
  </w:style>
  <w:style w:type="character" w:customStyle="1" w:styleId="PlainTextChar">
    <w:name w:val="Plain Text Char"/>
    <w:link w:val="PlainText"/>
    <w:uiPriority w:val="99"/>
    <w:semiHidden/>
    <w:rsid w:val="0070636A"/>
    <w:rPr>
      <w:rFonts w:ascii="Courier New" w:hAnsi="Courier New" w:cs="Courier New"/>
    </w:rPr>
  </w:style>
  <w:style w:type="paragraph" w:customStyle="1" w:styleId="BodyTextContinued">
    <w:name w:val="Body Text Continued"/>
    <w:basedOn w:val="Normal"/>
    <w:next w:val="BodyText1"/>
    <w:uiPriority w:val="2"/>
    <w:rsid w:val="0070636A"/>
    <w:pPr>
      <w:spacing w:after="240"/>
      <w:jc w:val="both"/>
    </w:pPr>
  </w:style>
  <w:style w:type="paragraph" w:customStyle="1" w:styleId="BodyText1">
    <w:name w:val="BodyText 1"/>
    <w:basedOn w:val="Normal"/>
    <w:uiPriority w:val="1"/>
    <w:qFormat/>
    <w:rsid w:val="0070636A"/>
    <w:pPr>
      <w:spacing w:after="240"/>
      <w:jc w:val="both"/>
    </w:pPr>
  </w:style>
  <w:style w:type="paragraph" w:customStyle="1" w:styleId="BodyText20">
    <w:name w:val="BodyText 2"/>
    <w:basedOn w:val="Normal"/>
    <w:uiPriority w:val="1"/>
    <w:qFormat/>
    <w:rsid w:val="0070636A"/>
    <w:pPr>
      <w:spacing w:after="240"/>
      <w:ind w:left="720" w:firstLine="720"/>
    </w:pPr>
    <w:rPr>
      <w:rFonts w:eastAsia="Calibri"/>
      <w:szCs w:val="20"/>
    </w:rPr>
  </w:style>
  <w:style w:type="paragraph" w:customStyle="1" w:styleId="BodyText30">
    <w:name w:val="BodyText 3"/>
    <w:basedOn w:val="Normal"/>
    <w:uiPriority w:val="1"/>
    <w:qFormat/>
    <w:rsid w:val="0070636A"/>
    <w:pPr>
      <w:spacing w:after="240"/>
      <w:ind w:left="1440" w:firstLine="720"/>
    </w:pPr>
    <w:rPr>
      <w:rFonts w:eastAsia="Calibri"/>
      <w:szCs w:val="20"/>
    </w:rPr>
  </w:style>
  <w:style w:type="paragraph" w:customStyle="1" w:styleId="BodyText4">
    <w:name w:val="BodyText 4"/>
    <w:basedOn w:val="Normal"/>
    <w:uiPriority w:val="1"/>
    <w:rsid w:val="0070636A"/>
    <w:pPr>
      <w:spacing w:after="240"/>
      <w:ind w:left="2160" w:firstLine="720"/>
    </w:pPr>
    <w:rPr>
      <w:rFonts w:eastAsia="MS Mincho"/>
      <w:szCs w:val="20"/>
    </w:rPr>
  </w:style>
  <w:style w:type="paragraph" w:customStyle="1" w:styleId="BodyText5">
    <w:name w:val="BodyText 5"/>
    <w:basedOn w:val="Normal"/>
    <w:uiPriority w:val="1"/>
    <w:semiHidden/>
    <w:unhideWhenUsed/>
    <w:rsid w:val="0070636A"/>
    <w:pPr>
      <w:spacing w:after="240"/>
      <w:ind w:left="2880" w:firstLine="720"/>
    </w:pPr>
    <w:rPr>
      <w:rFonts w:eastAsia="MS Mincho"/>
      <w:szCs w:val="20"/>
    </w:rPr>
  </w:style>
  <w:style w:type="paragraph" w:customStyle="1" w:styleId="BodyText6">
    <w:name w:val="BodyText 6"/>
    <w:basedOn w:val="Normal"/>
    <w:uiPriority w:val="1"/>
    <w:semiHidden/>
    <w:unhideWhenUsed/>
    <w:rsid w:val="0070636A"/>
    <w:pPr>
      <w:spacing w:after="240"/>
      <w:ind w:left="3600" w:firstLine="720"/>
    </w:pPr>
    <w:rPr>
      <w:szCs w:val="20"/>
    </w:rPr>
  </w:style>
  <w:style w:type="paragraph" w:customStyle="1" w:styleId="BodyText7">
    <w:name w:val="BodyText 7"/>
    <w:basedOn w:val="Normal"/>
    <w:uiPriority w:val="1"/>
    <w:semiHidden/>
    <w:unhideWhenUsed/>
    <w:rsid w:val="0070636A"/>
    <w:pPr>
      <w:spacing w:after="240"/>
      <w:ind w:left="4320" w:firstLine="720"/>
    </w:pPr>
    <w:rPr>
      <w:szCs w:val="20"/>
    </w:rPr>
  </w:style>
  <w:style w:type="paragraph" w:customStyle="1" w:styleId="Centered">
    <w:name w:val="Centered"/>
    <w:basedOn w:val="Normal"/>
    <w:next w:val="BodyText1"/>
    <w:qFormat/>
    <w:rsid w:val="0070636A"/>
    <w:pPr>
      <w:spacing w:after="240"/>
      <w:jc w:val="center"/>
    </w:pPr>
  </w:style>
  <w:style w:type="paragraph" w:customStyle="1" w:styleId="Definition1">
    <w:name w:val="Definition 1"/>
    <w:basedOn w:val="BodyText1"/>
    <w:uiPriority w:val="3"/>
    <w:qFormat/>
    <w:rsid w:val="0070636A"/>
    <w:pPr>
      <w:numPr>
        <w:numId w:val="20"/>
      </w:numPr>
      <w:adjustRightInd w:val="0"/>
      <w:snapToGrid w:val="0"/>
    </w:pPr>
  </w:style>
  <w:style w:type="paragraph" w:customStyle="1" w:styleId="Definition2">
    <w:name w:val="Definition 2"/>
    <w:basedOn w:val="Definition1"/>
    <w:uiPriority w:val="3"/>
    <w:qFormat/>
    <w:rsid w:val="0070636A"/>
    <w:pPr>
      <w:numPr>
        <w:ilvl w:val="1"/>
      </w:numPr>
    </w:pPr>
  </w:style>
  <w:style w:type="paragraph" w:customStyle="1" w:styleId="Definition3">
    <w:name w:val="Definition 3"/>
    <w:basedOn w:val="Definition2"/>
    <w:uiPriority w:val="3"/>
    <w:qFormat/>
    <w:rsid w:val="0070636A"/>
    <w:pPr>
      <w:numPr>
        <w:ilvl w:val="2"/>
      </w:numPr>
    </w:pPr>
  </w:style>
  <w:style w:type="paragraph" w:customStyle="1" w:styleId="Definition4">
    <w:name w:val="Definition 4"/>
    <w:basedOn w:val="Definition3"/>
    <w:uiPriority w:val="3"/>
    <w:qFormat/>
    <w:rsid w:val="0070636A"/>
    <w:pPr>
      <w:numPr>
        <w:ilvl w:val="3"/>
      </w:numPr>
    </w:pPr>
  </w:style>
  <w:style w:type="paragraph" w:customStyle="1" w:styleId="Definition5">
    <w:name w:val="Definition 5"/>
    <w:basedOn w:val="Definition4"/>
    <w:uiPriority w:val="3"/>
    <w:rsid w:val="0070636A"/>
    <w:pPr>
      <w:numPr>
        <w:ilvl w:val="4"/>
      </w:numPr>
    </w:pPr>
  </w:style>
  <w:style w:type="paragraph" w:customStyle="1" w:styleId="Definition6">
    <w:name w:val="Definition 6"/>
    <w:basedOn w:val="Definition5"/>
    <w:uiPriority w:val="3"/>
    <w:semiHidden/>
    <w:unhideWhenUsed/>
    <w:rsid w:val="0070636A"/>
    <w:pPr>
      <w:numPr>
        <w:ilvl w:val="5"/>
      </w:numPr>
    </w:pPr>
  </w:style>
  <w:style w:type="paragraph" w:customStyle="1" w:styleId="Definition7">
    <w:name w:val="Definition 7"/>
    <w:basedOn w:val="Definition6"/>
    <w:uiPriority w:val="3"/>
    <w:semiHidden/>
    <w:unhideWhenUsed/>
    <w:rsid w:val="0070636A"/>
    <w:pPr>
      <w:numPr>
        <w:ilvl w:val="6"/>
      </w:numPr>
    </w:pPr>
  </w:style>
  <w:style w:type="paragraph" w:customStyle="1" w:styleId="Definition8">
    <w:name w:val="Definition 8"/>
    <w:basedOn w:val="Definition7"/>
    <w:uiPriority w:val="3"/>
    <w:semiHidden/>
    <w:unhideWhenUsed/>
    <w:rsid w:val="0070636A"/>
    <w:pPr>
      <w:numPr>
        <w:ilvl w:val="7"/>
      </w:numPr>
    </w:pPr>
  </w:style>
  <w:style w:type="paragraph" w:customStyle="1" w:styleId="Definition9">
    <w:name w:val="Definition 9"/>
    <w:basedOn w:val="Definition8"/>
    <w:uiPriority w:val="3"/>
    <w:semiHidden/>
    <w:unhideWhenUsed/>
    <w:rsid w:val="0070636A"/>
    <w:pPr>
      <w:numPr>
        <w:ilvl w:val="8"/>
      </w:numPr>
    </w:pPr>
  </w:style>
  <w:style w:type="paragraph" w:customStyle="1" w:styleId="LetterClosing">
    <w:name w:val="LetterClosing"/>
    <w:basedOn w:val="Normal"/>
    <w:uiPriority w:val="49"/>
    <w:semiHidden/>
    <w:rsid w:val="0070636A"/>
  </w:style>
  <w:style w:type="paragraph" w:customStyle="1" w:styleId="PleadingSignature">
    <w:name w:val="Pleading Signature"/>
    <w:basedOn w:val="Normal"/>
    <w:uiPriority w:val="49"/>
    <w:semiHidden/>
    <w:rsid w:val="0070636A"/>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70636A"/>
    <w:pPr>
      <w:spacing w:after="240"/>
      <w:ind w:left="2160" w:hanging="720"/>
    </w:pPr>
  </w:style>
  <w:style w:type="paragraph" w:customStyle="1" w:styleId="Schedule1">
    <w:name w:val="Schedule 1"/>
    <w:basedOn w:val="Normal"/>
    <w:next w:val="Schedule2"/>
    <w:uiPriority w:val="19"/>
    <w:semiHidden/>
    <w:unhideWhenUsed/>
    <w:qFormat/>
    <w:rsid w:val="0070636A"/>
    <w:pPr>
      <w:keepNext/>
      <w:numPr>
        <w:ilvl w:val="1"/>
        <w:numId w:val="23"/>
      </w:numPr>
      <w:spacing w:after="240"/>
    </w:pPr>
    <w:rPr>
      <w:b/>
      <w:caps/>
      <w:szCs w:val="22"/>
    </w:rPr>
  </w:style>
  <w:style w:type="paragraph" w:customStyle="1" w:styleId="Schedule2">
    <w:name w:val="Schedule 2"/>
    <w:basedOn w:val="Normal"/>
    <w:uiPriority w:val="19"/>
    <w:semiHidden/>
    <w:unhideWhenUsed/>
    <w:qFormat/>
    <w:rsid w:val="0070636A"/>
    <w:pPr>
      <w:numPr>
        <w:ilvl w:val="2"/>
        <w:numId w:val="23"/>
      </w:numPr>
      <w:spacing w:after="240"/>
    </w:pPr>
  </w:style>
  <w:style w:type="paragraph" w:customStyle="1" w:styleId="Schedule3">
    <w:name w:val="Schedule 3"/>
    <w:basedOn w:val="Normal"/>
    <w:uiPriority w:val="19"/>
    <w:semiHidden/>
    <w:unhideWhenUsed/>
    <w:qFormat/>
    <w:rsid w:val="0070636A"/>
    <w:pPr>
      <w:numPr>
        <w:ilvl w:val="3"/>
        <w:numId w:val="23"/>
      </w:numPr>
      <w:spacing w:after="240"/>
    </w:pPr>
  </w:style>
  <w:style w:type="paragraph" w:customStyle="1" w:styleId="Schedule4">
    <w:name w:val="Schedule 4"/>
    <w:basedOn w:val="Normal"/>
    <w:uiPriority w:val="19"/>
    <w:semiHidden/>
    <w:unhideWhenUsed/>
    <w:qFormat/>
    <w:rsid w:val="0070636A"/>
    <w:pPr>
      <w:numPr>
        <w:ilvl w:val="4"/>
        <w:numId w:val="23"/>
      </w:numPr>
      <w:spacing w:after="240"/>
    </w:pPr>
  </w:style>
  <w:style w:type="paragraph" w:customStyle="1" w:styleId="Schedule5">
    <w:name w:val="Schedule 5"/>
    <w:basedOn w:val="Normal"/>
    <w:uiPriority w:val="19"/>
    <w:semiHidden/>
    <w:unhideWhenUsed/>
    <w:rsid w:val="0070636A"/>
    <w:pPr>
      <w:numPr>
        <w:ilvl w:val="5"/>
        <w:numId w:val="23"/>
      </w:numPr>
      <w:spacing w:after="240"/>
    </w:pPr>
  </w:style>
  <w:style w:type="paragraph" w:customStyle="1" w:styleId="Schedule6">
    <w:name w:val="Schedule 6"/>
    <w:basedOn w:val="Normal"/>
    <w:uiPriority w:val="19"/>
    <w:semiHidden/>
    <w:unhideWhenUsed/>
    <w:rsid w:val="0070636A"/>
    <w:pPr>
      <w:numPr>
        <w:ilvl w:val="6"/>
        <w:numId w:val="23"/>
      </w:numPr>
      <w:spacing w:after="240"/>
    </w:pPr>
  </w:style>
  <w:style w:type="paragraph" w:customStyle="1" w:styleId="Schedule7">
    <w:name w:val="Schedule 7"/>
    <w:basedOn w:val="Normal"/>
    <w:next w:val="Normal"/>
    <w:uiPriority w:val="19"/>
    <w:semiHidden/>
    <w:unhideWhenUsed/>
    <w:rsid w:val="0070636A"/>
    <w:pPr>
      <w:numPr>
        <w:ilvl w:val="7"/>
        <w:numId w:val="23"/>
      </w:numPr>
      <w:spacing w:after="240"/>
    </w:pPr>
    <w:rPr>
      <w:szCs w:val="20"/>
    </w:rPr>
  </w:style>
  <w:style w:type="paragraph" w:customStyle="1" w:styleId="Schedule8">
    <w:name w:val="Schedule 8"/>
    <w:basedOn w:val="Normal"/>
    <w:uiPriority w:val="19"/>
    <w:semiHidden/>
    <w:unhideWhenUsed/>
    <w:rsid w:val="0070636A"/>
    <w:pPr>
      <w:numPr>
        <w:ilvl w:val="8"/>
        <w:numId w:val="23"/>
      </w:numPr>
    </w:pPr>
  </w:style>
  <w:style w:type="paragraph" w:customStyle="1" w:styleId="ScheduleTitle">
    <w:name w:val="Schedule Title"/>
    <w:basedOn w:val="Normal"/>
    <w:next w:val="Schedule1"/>
    <w:uiPriority w:val="17"/>
    <w:semiHidden/>
    <w:unhideWhenUsed/>
    <w:qFormat/>
    <w:rsid w:val="0070636A"/>
    <w:pPr>
      <w:numPr>
        <w:numId w:val="23"/>
      </w:numPr>
      <w:spacing w:after="240"/>
      <w:jc w:val="center"/>
    </w:pPr>
    <w:rPr>
      <w:b/>
      <w:szCs w:val="22"/>
    </w:rPr>
  </w:style>
  <w:style w:type="paragraph" w:customStyle="1" w:styleId="SDP">
    <w:name w:val="SDP"/>
    <w:basedOn w:val="Normal"/>
    <w:next w:val="Normal"/>
    <w:uiPriority w:val="49"/>
    <w:semiHidden/>
    <w:rsid w:val="0070636A"/>
    <w:pPr>
      <w:spacing w:after="240"/>
    </w:pPr>
    <w:rPr>
      <w:b/>
      <w:u w:val="single"/>
    </w:rPr>
  </w:style>
  <w:style w:type="paragraph" w:customStyle="1" w:styleId="Schedule">
    <w:name w:val="Schedule #"/>
    <w:basedOn w:val="Normal"/>
    <w:next w:val="ScheduleTitle"/>
    <w:uiPriority w:val="16"/>
    <w:semiHidden/>
    <w:unhideWhenUsed/>
    <w:qFormat/>
    <w:rsid w:val="0070636A"/>
    <w:pPr>
      <w:pageBreakBefore/>
      <w:numPr>
        <w:numId w:val="24"/>
      </w:numPr>
      <w:spacing w:after="240"/>
      <w:jc w:val="center"/>
      <w:outlineLvl w:val="0"/>
    </w:pPr>
    <w:rPr>
      <w:szCs w:val="20"/>
    </w:rPr>
  </w:style>
  <w:style w:type="paragraph" w:customStyle="1" w:styleId="SchedulePart">
    <w:name w:val="Schedule Part"/>
    <w:basedOn w:val="Schedule"/>
    <w:next w:val="Schedule1"/>
    <w:uiPriority w:val="18"/>
    <w:semiHidden/>
    <w:unhideWhenUsed/>
    <w:qFormat/>
    <w:rsid w:val="0070636A"/>
    <w:pPr>
      <w:pageBreakBefore w:val="0"/>
      <w:numPr>
        <w:ilvl w:val="1"/>
      </w:numPr>
      <w:outlineLvl w:val="1"/>
    </w:pPr>
    <w:rPr>
      <w:b/>
    </w:rPr>
  </w:style>
  <w:style w:type="paragraph" w:styleId="Revision">
    <w:name w:val="Revision"/>
    <w:hidden/>
    <w:uiPriority w:val="99"/>
    <w:semiHidden/>
    <w:rsid w:val="005D6584"/>
    <w:rPr>
      <w:rFonts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6.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comments" Target="comments.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8/08/relationships/commentsExtensible" Target="commentsExtensible.xml"/><Relationship Id="rId28"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footer" Target="footer5.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6/09/relationships/commentsIds" Target="commentsIds.xml"/><Relationship Id="rId27" Type="http://schemas.openxmlformats.org/officeDocument/2006/relationships/footer" Target="footer7.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A6FBB7A30F474D8498C4A8B6BBB661" ma:contentTypeVersion="3" ma:contentTypeDescription="Create a new document." ma:contentTypeScope="" ma:versionID="69b508879ed6b76f67bac3b4461c6043">
  <xsd:schema xmlns:xsd="http://www.w3.org/2001/XMLSchema" xmlns:xs="http://www.w3.org/2001/XMLSchema" xmlns:p="http://schemas.microsoft.com/office/2006/metadata/properties" xmlns:ns2="c7ba21ad-1153-42f3-b9c9-0c804c3cde23" targetNamespace="http://schemas.microsoft.com/office/2006/metadata/properties" ma:root="true" ma:fieldsID="4aee7e84c19c4bc496707bc5f11eb14b" ns2:_="">
    <xsd:import namespace="c7ba21ad-1153-42f3-b9c9-0c804c3cde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a21ad-1153-42f3-b9c9-0c804c3cd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AEF9B3-49E0-4D20-B807-3328807D7B9E}">
  <ds:schemaRefs>
    <ds:schemaRef ds:uri="http://schemas.openxmlformats.org/officeDocument/2006/bibliography"/>
  </ds:schemaRefs>
</ds:datastoreItem>
</file>

<file path=customXml/itemProps2.xml><?xml version="1.0" encoding="utf-8"?>
<ds:datastoreItem xmlns:ds="http://schemas.openxmlformats.org/officeDocument/2006/customXml" ds:itemID="{42FB1996-6AAA-4BB6-BF30-7A72F68A41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a21ad-1153-42f3-b9c9-0c804c3cd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ACCF33-8257-416A-A7C0-0E8AB1A460B2}">
  <ds:schemaRefs>
    <ds:schemaRef ds:uri="http://schemas.microsoft.com/sharepoint/v3/contenttype/forms"/>
  </ds:schemaRefs>
</ds:datastoreItem>
</file>

<file path=customXml/itemProps4.xml><?xml version="1.0" encoding="utf-8"?>
<ds:datastoreItem xmlns:ds="http://schemas.openxmlformats.org/officeDocument/2006/customXml" ds:itemID="{02AEEBD4-3926-4AC5-809C-9CC25946F68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3460</Words>
  <Characters>18307</Characters>
  <Application>Microsoft Office Word</Application>
  <DocSecurity>0</DocSecurity>
  <Lines>469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Munir Saadi</dc:creator>
  <cp:lastModifiedBy>Tim Ziemer</cp:lastModifiedBy>
  <cp:revision>4</cp:revision>
  <dcterms:created xsi:type="dcterms:W3CDTF">2026-05-12T23:02:00Z</dcterms:created>
  <dcterms:modified xsi:type="dcterms:W3CDTF">2026-05-12T23:40:00Z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{REF:0818260004}</vt:lpwstr>
  </property>
  <property fmtid="{D5CDD505-2E9C-101B-9397-08002B2CF9AE}" pid="3" name="REF0">
    <vt:lpwstr>{REF0:0}</vt:lpwstr>
  </property>
  <property fmtid="{D5CDD505-2E9C-101B-9397-08002B2CF9AE}" pid="4" name="REF1">
    <vt:lpwstr>{REF1:081826}</vt:lpwstr>
  </property>
  <property fmtid="{D5CDD505-2E9C-101B-9397-08002B2CF9AE}" pid="5" name="ContentTypeId">
    <vt:lpwstr>0x0101006DA6FBB7A30F474D8498C4A8B6BBB661</vt:lpwstr>
  </property>
  <property fmtid="{D5CDD505-2E9C-101B-9397-08002B2CF9AE}" pid="6" name="docLang">
    <vt:lpwstr>en</vt:lpwstr>
  </property>
</Properties>
</file>